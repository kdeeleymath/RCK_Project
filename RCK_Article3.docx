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776432" w14:textId="36EAF3B1" w:rsidR="00B559A8" w:rsidRPr="00B618D4" w:rsidRDefault="00DF2FBB">
      <w:pPr>
        <w:rPr>
          <w:b/>
        </w:rPr>
      </w:pPr>
      <w:r w:rsidRPr="00B618D4">
        <w:rPr>
          <w:b/>
        </w:rPr>
        <w:t>Simulating</w:t>
      </w:r>
      <w:r w:rsidR="00D444F4" w:rsidRPr="00B618D4">
        <w:rPr>
          <w:b/>
        </w:rPr>
        <w:t xml:space="preserve"> </w:t>
      </w:r>
      <w:r w:rsidR="009D73A0" w:rsidRPr="00B618D4">
        <w:rPr>
          <w:b/>
        </w:rPr>
        <w:t>the Ramsey</w:t>
      </w:r>
      <w:r w:rsidR="004273F4" w:rsidRPr="00B618D4">
        <w:rPr>
          <w:b/>
        </w:rPr>
        <w:t>-</w:t>
      </w:r>
      <w:r w:rsidR="009D73A0" w:rsidRPr="00B618D4">
        <w:rPr>
          <w:b/>
        </w:rPr>
        <w:t xml:space="preserve">Cass-Koopmans </w:t>
      </w:r>
      <w:r w:rsidR="00D444F4" w:rsidRPr="00B618D4">
        <w:rPr>
          <w:b/>
        </w:rPr>
        <w:t xml:space="preserve">Model </w:t>
      </w:r>
      <w:r w:rsidR="00753064">
        <w:rPr>
          <w:b/>
        </w:rPr>
        <w:t>U</w:t>
      </w:r>
      <w:r w:rsidR="00D444F4" w:rsidRPr="00B618D4">
        <w:rPr>
          <w:b/>
        </w:rPr>
        <w:t>sing MATLAB and Simulink</w:t>
      </w:r>
    </w:p>
    <w:p w14:paraId="0C4BD7B1" w14:textId="77777777" w:rsidR="00EA5362" w:rsidRDefault="00EA5362">
      <w:r>
        <w:t>By Sonia Bridge and Ken Deeley, MathWorks</w:t>
      </w:r>
    </w:p>
    <w:p w14:paraId="549E48C9" w14:textId="4FCC50A2" w:rsidR="005E019A" w:rsidRDefault="00B73A3D">
      <w:commentRangeStart w:id="0"/>
      <w:commentRangeStart w:id="1"/>
      <w:r>
        <w:t xml:space="preserve">Many </w:t>
      </w:r>
      <w:r w:rsidR="0019261D">
        <w:t xml:space="preserve">economic and financial </w:t>
      </w:r>
      <w:r>
        <w:t>models</w:t>
      </w:r>
      <w:r w:rsidR="002C690D">
        <w:t xml:space="preserve">, such as those for resource allocation or optimal growth, </w:t>
      </w:r>
      <w:r>
        <w:t>involve systems of differential equations</w:t>
      </w:r>
      <w:r w:rsidR="00213198">
        <w:t xml:space="preserve"> with no </w:t>
      </w:r>
      <w:r w:rsidR="00053034">
        <w:t xml:space="preserve">explicit </w:t>
      </w:r>
      <w:r w:rsidR="00213198">
        <w:t>analytical solution</w:t>
      </w:r>
      <w:commentRangeEnd w:id="0"/>
      <w:r w:rsidR="00056A21">
        <w:rPr>
          <w:rStyle w:val="CommentReference"/>
        </w:rPr>
        <w:commentReference w:id="0"/>
      </w:r>
      <w:commentRangeEnd w:id="1"/>
      <w:r w:rsidR="00BC05B3">
        <w:rPr>
          <w:rStyle w:val="CommentReference"/>
        </w:rPr>
        <w:commentReference w:id="1"/>
      </w:r>
      <w:r>
        <w:t>.</w:t>
      </w:r>
      <w:r w:rsidR="004E31F3">
        <w:t xml:space="preserve"> </w:t>
      </w:r>
      <w:r w:rsidR="00BC05B3">
        <w:t>S</w:t>
      </w:r>
      <w:commentRangeStart w:id="2"/>
      <w:commentRangeStart w:id="3"/>
      <w:r w:rsidR="004E31F3">
        <w:t xml:space="preserve">olving these systems </w:t>
      </w:r>
      <w:r w:rsidR="00BC05B3">
        <w:t>numerically and visualizing results are important workflow processes</w:t>
      </w:r>
      <w:r w:rsidR="004E31F3">
        <w:t xml:space="preserve"> for economists and other financial professionals</w:t>
      </w:r>
      <w:commentRangeEnd w:id="2"/>
      <w:r w:rsidR="00056A21">
        <w:rPr>
          <w:rStyle w:val="CommentReference"/>
        </w:rPr>
        <w:commentReference w:id="2"/>
      </w:r>
      <w:commentRangeEnd w:id="3"/>
      <w:r w:rsidR="00BC05B3">
        <w:rPr>
          <w:rStyle w:val="CommentReference"/>
        </w:rPr>
        <w:commentReference w:id="3"/>
      </w:r>
      <w:r w:rsidR="004E31F3">
        <w:t>.</w:t>
      </w:r>
      <w:r w:rsidR="00125289">
        <w:t xml:space="preserve"> </w:t>
      </w:r>
    </w:p>
    <w:p w14:paraId="575B3CA8" w14:textId="0BB04141" w:rsidR="00125289" w:rsidRDefault="00753064">
      <w:pPr>
        <w:rPr>
          <w:ins w:id="4" w:author="Rosemary Oxenford" w:date="2016-08-26T09:13:00Z"/>
        </w:rPr>
      </w:pPr>
      <w:r>
        <w:t>U</w:t>
      </w:r>
      <w:r w:rsidR="00125289">
        <w:t xml:space="preserve">sing </w:t>
      </w:r>
      <w:r w:rsidR="00BC05B3">
        <w:t>the fundamental</w:t>
      </w:r>
      <w:r w:rsidR="00125289">
        <w:t xml:space="preserve"> </w:t>
      </w:r>
      <w:r w:rsidR="00B73A3D">
        <w:t>Ramsey</w:t>
      </w:r>
      <w:r w:rsidR="004273F4">
        <w:t>-</w:t>
      </w:r>
      <w:r w:rsidR="00B73A3D">
        <w:t xml:space="preserve">Cass-Koopmans (RCK) model </w:t>
      </w:r>
      <w:r w:rsidR="00125289">
        <w:t>as an example, this article describes</w:t>
      </w:r>
      <w:r w:rsidR="00BC05B3">
        <w:t xml:space="preserve"> </w:t>
      </w:r>
      <w:r w:rsidR="00125289">
        <w:t xml:space="preserve">two </w:t>
      </w:r>
      <w:r w:rsidR="00056A21">
        <w:t>workflows for</w:t>
      </w:r>
      <w:r w:rsidR="00125289">
        <w:t xml:space="preserve"> creating, simulating, and visualizing </w:t>
      </w:r>
      <w:r w:rsidR="00BC05B3">
        <w:t xml:space="preserve">a </w:t>
      </w:r>
      <w:r w:rsidR="00056A21">
        <w:t>system</w:t>
      </w:r>
      <w:r w:rsidR="00BC05B3">
        <w:t xml:space="preserve"> of ordinary differential equations (ODEs)</w:t>
      </w:r>
      <w:r>
        <w:t>. One approach is</w:t>
      </w:r>
      <w:r w:rsidR="00125289">
        <w:t xml:space="preserve"> based </w:t>
      </w:r>
      <w:r w:rsidR="00BC05B3">
        <w:t xml:space="preserve">primarily </w:t>
      </w:r>
      <w:r w:rsidR="00125289">
        <w:t>on MATLAB</w:t>
      </w:r>
      <w:r w:rsidR="003077D5">
        <w:t>,</w:t>
      </w:r>
      <w:r w:rsidR="0044470B">
        <w:t xml:space="preserve"> </w:t>
      </w:r>
      <w:r w:rsidR="00125289">
        <w:t>the other</w:t>
      </w:r>
      <w:r>
        <w:t xml:space="preserve"> </w:t>
      </w:r>
      <w:r w:rsidR="00125289">
        <w:t xml:space="preserve">on Simulink. </w:t>
      </w:r>
      <w:r w:rsidR="003077D5">
        <w:t>The MAT</w:t>
      </w:r>
      <w:r w:rsidR="0044470B">
        <w:t>L</w:t>
      </w:r>
      <w:r w:rsidR="003077D5">
        <w:t>AB approach</w:t>
      </w:r>
      <w:r w:rsidR="00BC05B3">
        <w:t xml:space="preserve"> uses </w:t>
      </w:r>
      <w:r w:rsidR="004B19A9">
        <w:t xml:space="preserve">programming </w:t>
      </w:r>
      <w:r w:rsidR="00BC05B3">
        <w:t xml:space="preserve">techniques familiar to </w:t>
      </w:r>
      <w:r w:rsidR="004B19A9">
        <w:t xml:space="preserve">professionals working in </w:t>
      </w:r>
      <w:r w:rsidR="00BC05B3">
        <w:t>a</w:t>
      </w:r>
      <w:r w:rsidR="004B19A9">
        <w:t xml:space="preserve"> </w:t>
      </w:r>
      <w:r w:rsidR="00BC05B3">
        <w:t xml:space="preserve">technical computing </w:t>
      </w:r>
      <w:r w:rsidR="004B19A9">
        <w:t xml:space="preserve">environment. The Simulink approach provides an intuitive visual </w:t>
      </w:r>
      <w:proofErr w:type="spellStart"/>
      <w:r w:rsidR="004B19A9">
        <w:t>modeling</w:t>
      </w:r>
      <w:proofErr w:type="spellEnd"/>
      <w:r w:rsidR="004B19A9">
        <w:t xml:space="preserve"> environment and graphical representation of the system.</w:t>
      </w:r>
    </w:p>
    <w:p w14:paraId="53D33B0B" w14:textId="07BE5315" w:rsidR="00306E72" w:rsidRDefault="00DF2FBB">
      <w:commentRangeStart w:id="5"/>
      <w:commentRangeStart w:id="6"/>
      <w:r w:rsidRPr="00306E72">
        <w:t>Simulink is a block diagram</w:t>
      </w:r>
      <w:r w:rsidR="004273F4" w:rsidRPr="00306E72">
        <w:t xml:space="preserve"> environment used for</w:t>
      </w:r>
      <w:r w:rsidRPr="00306E72">
        <w:t xml:space="preserve"> </w:t>
      </w:r>
      <w:proofErr w:type="spellStart"/>
      <w:r w:rsidRPr="00306E72">
        <w:t>modeling</w:t>
      </w:r>
      <w:proofErr w:type="spellEnd"/>
      <w:r w:rsidR="004273F4" w:rsidRPr="00306E72">
        <w:t xml:space="preserve"> </w:t>
      </w:r>
      <w:r w:rsidRPr="00306E72">
        <w:t>time-</w:t>
      </w:r>
      <w:r w:rsidR="004273F4" w:rsidRPr="00306E72">
        <w:t>v</w:t>
      </w:r>
      <w:r w:rsidRPr="00306E72">
        <w:t>arying systems</w:t>
      </w:r>
      <w:r w:rsidR="00EB692A" w:rsidRPr="00306E72">
        <w:t xml:space="preserve"> with feedback</w:t>
      </w:r>
      <w:r w:rsidR="00C378B0">
        <w:t xml:space="preserve">. Such systems are typical </w:t>
      </w:r>
      <w:r w:rsidR="00C378B0" w:rsidRPr="00C378B0">
        <w:rPr>
          <w:iCs/>
        </w:rPr>
        <w:t xml:space="preserve">in control engineering </w:t>
      </w:r>
      <w:r w:rsidR="00C378B0">
        <w:rPr>
          <w:iCs/>
        </w:rPr>
        <w:t xml:space="preserve">applications, </w:t>
      </w:r>
      <w:r w:rsidR="00C378B0" w:rsidRPr="00C378B0">
        <w:rPr>
          <w:iCs/>
        </w:rPr>
        <w:t>which ha</w:t>
      </w:r>
      <w:r w:rsidR="00C378B0">
        <w:rPr>
          <w:iCs/>
        </w:rPr>
        <w:t xml:space="preserve">ve </w:t>
      </w:r>
      <w:r w:rsidR="00C378B0" w:rsidRPr="00C378B0">
        <w:rPr>
          <w:iCs/>
        </w:rPr>
        <w:t xml:space="preserve">for many years influenced economic </w:t>
      </w:r>
      <w:proofErr w:type="spellStart"/>
      <w:r w:rsidR="00C378B0" w:rsidRPr="00C378B0">
        <w:rPr>
          <w:iCs/>
        </w:rPr>
        <w:t>modeling</w:t>
      </w:r>
      <w:proofErr w:type="spellEnd"/>
      <w:r w:rsidR="00C378B0">
        <w:rPr>
          <w:iCs/>
        </w:rPr>
        <w:t xml:space="preserve"> [</w:t>
      </w:r>
      <w:r w:rsidR="008614C3">
        <w:rPr>
          <w:iCs/>
        </w:rPr>
        <w:t>1</w:t>
      </w:r>
      <w:r w:rsidR="00C378B0">
        <w:rPr>
          <w:iCs/>
        </w:rPr>
        <w:t>]</w:t>
      </w:r>
      <w:r w:rsidR="004273F4" w:rsidRPr="00C378B0">
        <w:t>.</w:t>
      </w:r>
      <w:r w:rsidR="009E0819">
        <w:t xml:space="preserve"> </w:t>
      </w:r>
      <w:r w:rsidR="008614C3">
        <w:t xml:space="preserve">Financial models can involve large-scale systems of ODEs with many equations and dependencies. Simulink provides convenient features such as subsystems </w:t>
      </w:r>
      <w:r w:rsidR="00653EAE">
        <w:t xml:space="preserve">and model referencing </w:t>
      </w:r>
      <w:r w:rsidR="008614C3">
        <w:t xml:space="preserve">to support the </w:t>
      </w:r>
      <w:proofErr w:type="spellStart"/>
      <w:r w:rsidR="008614C3">
        <w:t>modeling</w:t>
      </w:r>
      <w:proofErr w:type="spellEnd"/>
      <w:r w:rsidR="008614C3">
        <w:t xml:space="preserve"> of large systems.  </w:t>
      </w:r>
      <w:r w:rsidR="004273F4" w:rsidRPr="00306E72">
        <w:t xml:space="preserve"> </w:t>
      </w:r>
      <w:r w:rsidR="00A87997" w:rsidRPr="00306E72">
        <w:t xml:space="preserve"> </w:t>
      </w:r>
      <w:commentRangeEnd w:id="5"/>
      <w:r w:rsidR="00125289">
        <w:rPr>
          <w:rStyle w:val="CommentReference"/>
        </w:rPr>
        <w:commentReference w:id="5"/>
      </w:r>
      <w:commentRangeEnd w:id="6"/>
      <w:r w:rsidR="008614C3">
        <w:rPr>
          <w:rStyle w:val="CommentReference"/>
        </w:rPr>
        <w:commentReference w:id="6"/>
      </w:r>
    </w:p>
    <w:p w14:paraId="608AC434" w14:textId="77777777" w:rsidR="0026310C" w:rsidRPr="00306E72" w:rsidRDefault="0026310C">
      <w:r w:rsidRPr="00306E72">
        <w:t>The code and models used in this article are available for download.</w:t>
      </w:r>
    </w:p>
    <w:p w14:paraId="4695E6F7" w14:textId="1BE7C028" w:rsidR="00D90DED" w:rsidRDefault="00D90DED"/>
    <w:p w14:paraId="7FCA7708" w14:textId="2EE46971" w:rsidR="001B571E" w:rsidRPr="00F32477" w:rsidRDefault="001B571E">
      <w:r>
        <w:rPr>
          <w:b/>
        </w:rPr>
        <w:br w:type="page"/>
      </w:r>
    </w:p>
    <w:p w14:paraId="15455DED" w14:textId="77777777" w:rsidR="00A257DA" w:rsidRDefault="00A257DA">
      <w:pPr>
        <w:rPr>
          <w:b/>
        </w:rPr>
      </w:pPr>
      <w:r>
        <w:rPr>
          <w:b/>
        </w:rPr>
        <w:lastRenderedPageBreak/>
        <w:t>T</w:t>
      </w:r>
      <w:r w:rsidR="00B372B6">
        <w:rPr>
          <w:b/>
        </w:rPr>
        <w:t xml:space="preserve">he Ramsey-Cass-Koopmans </w:t>
      </w:r>
      <w:r w:rsidR="00D42391">
        <w:rPr>
          <w:b/>
        </w:rPr>
        <w:t>M</w:t>
      </w:r>
      <w:r>
        <w:rPr>
          <w:b/>
        </w:rPr>
        <w:t>odel</w:t>
      </w:r>
    </w:p>
    <w:p w14:paraId="213115DB" w14:textId="0C4BBD22" w:rsidR="00F67EB6" w:rsidRDefault="00F67EB6">
      <w:r>
        <w:t>The RCK model aims to explain long-term economic growth in terms of capital accumulation and consumption growth [</w:t>
      </w:r>
      <w:r w:rsidR="008614C3">
        <w:t>2</w:t>
      </w:r>
      <w:r>
        <w:t>-</w:t>
      </w:r>
      <w:r w:rsidR="008614C3">
        <w:t>4</w:t>
      </w:r>
      <w:r>
        <w:t>]. The core RCK model is two-dimensional, comprising two coupled ODEs for per-capita wealth (</w:t>
      </w:r>
      <m:oMath>
        <m:r>
          <w:rPr>
            <w:rFonts w:ascii="Cambria Math" w:hAnsi="Cambria Math"/>
          </w:rPr>
          <m:t>k</m:t>
        </m:r>
      </m:oMath>
      <w:r>
        <w:t>) and per-capita consumption (</w:t>
      </w:r>
      <m:oMath>
        <m:r>
          <w:rPr>
            <w:rFonts w:ascii="Cambria Math" w:hAnsi="Cambria Math"/>
          </w:rPr>
          <m:t>c</m:t>
        </m:r>
      </m:oMath>
      <w:r>
        <w:t xml:space="preserve">). </w:t>
      </w:r>
      <w:r w:rsidR="00056A21">
        <w:t xml:space="preserve"> Figure 1 shows </w:t>
      </w:r>
      <w:r w:rsidR="008614C3">
        <w:t>the</w:t>
      </w:r>
      <w:r>
        <w:t xml:space="preserve"> phase portrait of the </w:t>
      </w:r>
      <w:r w:rsidR="008614C3">
        <w:t>system</w:t>
      </w:r>
      <w:r>
        <w:t xml:space="preserve">. </w:t>
      </w:r>
    </w:p>
    <w:p w14:paraId="73203458" w14:textId="77777777" w:rsidR="00F67EB6" w:rsidRDefault="00F67EB6">
      <w:r>
        <w:rPr>
          <w:noProof/>
          <w:lang w:eastAsia="en-GB"/>
        </w:rPr>
        <w:drawing>
          <wp:inline distT="0" distB="0" distL="0" distR="0" wp14:anchorId="0C584EC9" wp14:editId="32D3243A">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585003E" w14:textId="77777777" w:rsidR="00F67EB6" w:rsidRDefault="00F67EB6">
      <w:r>
        <w:t>Figure 1: Phase portrait of the Ramsey-Cass-Koopmans system of ordinary differential equations.</w:t>
      </w:r>
    </w:p>
    <w:p w14:paraId="015877DA" w14:textId="77777777" w:rsidR="00056A21" w:rsidRDefault="00056A21"/>
    <w:p w14:paraId="4A671022" w14:textId="5B0ED387" w:rsidR="00B372B6" w:rsidRDefault="00B372B6">
      <w:r>
        <w:t xml:space="preserve">The </w:t>
      </w:r>
      <w:r w:rsidR="008A630C">
        <w:t>core RCK model equations for per-capita wealth (</w:t>
      </w:r>
      <m:oMath>
        <m:r>
          <w:rPr>
            <w:rFonts w:ascii="Cambria Math" w:hAnsi="Cambria Math"/>
          </w:rPr>
          <m:t>k</m:t>
        </m:r>
      </m:oMath>
      <w:r w:rsidR="008A630C">
        <w:t>) and per-capita consumption (</w:t>
      </w:r>
      <m:oMath>
        <m:r>
          <w:rPr>
            <w:rFonts w:ascii="Cambria Math" w:hAnsi="Cambria Math"/>
          </w:rPr>
          <m:t>c</m:t>
        </m:r>
      </m:oMath>
      <w:r w:rsidR="008A630C">
        <w:t>) are</w:t>
      </w:r>
      <w:r w:rsidR="00F67EB6">
        <w:t>:</w:t>
      </w:r>
    </w:p>
    <w:p w14:paraId="6EE2B85F" w14:textId="77777777" w:rsidR="00CB164C" w:rsidRPr="00B372B6" w:rsidRDefault="00653EAE">
      <m:oMathPara>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-c-</m:t>
          </m:r>
          <m:d>
            <m:dPr>
              <m:ctrlPr>
                <w:rPr>
                  <w:rFonts w:ascii="Cambria Math" w:hAnsi="Cambria Math"/>
                  <w:i/>
                </w:rPr>
              </m:ctrlPr>
            </m:dPr>
            <m:e>
              <m:r>
                <w:rPr>
                  <w:rFonts w:ascii="Cambria Math" w:hAnsi="Cambria Math"/>
                </w:rPr>
                <m:t>ϕ+ξ+δ</m:t>
              </m:r>
            </m:e>
          </m:d>
          <m:r>
            <w:rPr>
              <w:rFonts w:ascii="Cambria Math" w:hAnsi="Cambria Math"/>
            </w:rPr>
            <m:t xml:space="preserve">k,     </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=c</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-θ-ξ-δ</m:t>
                  </m:r>
                </m:num>
                <m:den>
                  <m:r>
                    <w:rPr>
                      <w:rFonts w:ascii="Cambria Math" w:hAnsi="Cambria Math"/>
                    </w:rPr>
                    <m:t>ρ</m:t>
                  </m:r>
                </m:den>
              </m:f>
              <m:r>
                <w:rPr>
                  <w:rFonts w:ascii="Cambria Math" w:hAnsi="Cambria Math"/>
                </w:rPr>
                <m:t>-ϕ</m:t>
              </m:r>
            </m:e>
          </m:d>
          <m:r>
            <w:rPr>
              <w:rFonts w:ascii="Cambria Math" w:hAnsi="Cambria Math"/>
            </w:rPr>
            <m:t xml:space="preserve">   </m:t>
          </m:r>
        </m:oMath>
      </m:oMathPara>
    </w:p>
    <w:p w14:paraId="0AC8146B" w14:textId="7E40F6CF" w:rsidR="00B372B6" w:rsidRDefault="00B76883">
      <w:r>
        <w:t xml:space="preserve">Since </w:t>
      </w:r>
      <m:oMath>
        <m:r>
          <w:rPr>
            <w:rFonts w:ascii="Cambria Math" w:hAnsi="Cambria Math"/>
          </w:rPr>
          <m:t xml:space="preserve">k </m:t>
        </m:r>
      </m:oMath>
      <w:r>
        <w:t xml:space="preserve">and </w:t>
      </w:r>
      <m:oMath>
        <m:r>
          <w:rPr>
            <w:rFonts w:ascii="Cambria Math" w:hAnsi="Cambria Math"/>
          </w:rPr>
          <m:t>c</m:t>
        </m:r>
      </m:oMath>
      <w:r>
        <w:t xml:space="preserve"> appear in both equations, the two ODEs are coupled.</w:t>
      </w:r>
      <w:r w:rsidR="00D42391">
        <w:t xml:space="preserve"> </w:t>
      </w:r>
      <w:r w:rsidR="001C4AA3">
        <w:t>The terms in these equations are as follows</w:t>
      </w:r>
      <w:r w:rsidR="00F67EB6">
        <w:t>:</w:t>
      </w:r>
    </w:p>
    <w:p w14:paraId="38C402BF" w14:textId="4DDC0771" w:rsidR="006910CE" w:rsidRPr="006910CE" w:rsidRDefault="006910CE" w:rsidP="006910CE">
      <w:pPr>
        <w:pStyle w:val="ListParagraph"/>
        <w:numPr>
          <w:ilvl w:val="0"/>
          <w:numId w:val="3"/>
        </w:numPr>
      </w:pP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α</m:t>
            </m:r>
          </m:sup>
        </m:sSup>
      </m:oMath>
      <w:r>
        <w:rPr>
          <w:rFonts w:eastAsiaTheme="minorEastAsia"/>
        </w:rPr>
        <w:t xml:space="preserve"> is a production function measuring</w:t>
      </w:r>
      <w:r w:rsidR="00C72B61">
        <w:rPr>
          <w:rFonts w:eastAsiaTheme="minorEastAsia"/>
        </w:rPr>
        <w:t xml:space="preserve"> the</w:t>
      </w:r>
      <w:r>
        <w:rPr>
          <w:rFonts w:eastAsiaTheme="minorEastAsia"/>
        </w:rPr>
        <w:t xml:space="preserve"> relative </w:t>
      </w:r>
      <w:r w:rsidR="00C72B61">
        <w:rPr>
          <w:rFonts w:eastAsiaTheme="minorEastAsia"/>
        </w:rPr>
        <w:t xml:space="preserve">economic </w:t>
      </w:r>
      <w:r>
        <w:rPr>
          <w:rFonts w:eastAsiaTheme="minorEastAsia"/>
        </w:rPr>
        <w:t xml:space="preserve">output in terms of </w:t>
      </w:r>
      <m:oMath>
        <m:r>
          <w:rPr>
            <w:rFonts w:ascii="Cambria Math" w:eastAsiaTheme="minorEastAsia" w:hAnsi="Cambria Math"/>
          </w:rPr>
          <m:t>k</m:t>
        </m:r>
      </m:oMath>
      <w:r>
        <w:rPr>
          <w:rFonts w:eastAsiaTheme="minorEastAsia"/>
        </w:rPr>
        <w:t xml:space="preserve"> and a capital elasticity </w:t>
      </w:r>
      <w:r w:rsidR="00C31F83">
        <w:rPr>
          <w:rFonts w:eastAsiaTheme="minorEastAsia"/>
        </w:rPr>
        <w:t>parameter</w:t>
      </w:r>
      <w:r>
        <w:rPr>
          <w:rFonts w:eastAsiaTheme="minorEastAsia"/>
        </w:rPr>
        <w:t xml:space="preserve"> </w:t>
      </w:r>
      <m:oMath>
        <m:r>
          <w:rPr>
            <w:rFonts w:ascii="Cambria Math" w:eastAsiaTheme="minorEastAsia" w:hAnsi="Cambria Math"/>
          </w:rPr>
          <m:t>α</m:t>
        </m:r>
      </m:oMath>
      <w:r w:rsidR="00C31F83">
        <w:rPr>
          <w:rFonts w:eastAsiaTheme="minorEastAsia"/>
        </w:rPr>
        <w:t xml:space="preserve"> (the responsiveness of </w:t>
      </w:r>
      <w:r w:rsidR="001C4AA3">
        <w:rPr>
          <w:rFonts w:eastAsiaTheme="minorEastAsia"/>
        </w:rPr>
        <w:t xml:space="preserve">the </w:t>
      </w:r>
      <w:r w:rsidR="00C31F83">
        <w:rPr>
          <w:rFonts w:eastAsiaTheme="minorEastAsia"/>
        </w:rPr>
        <w:t xml:space="preserve">output production to changes in the input </w:t>
      </w:r>
      <w:proofErr w:type="gramStart"/>
      <w:r w:rsidR="00C31F83">
        <w:rPr>
          <w:rFonts w:eastAsiaTheme="minorEastAsia"/>
        </w:rPr>
        <w:t>capital)</w:t>
      </w:r>
      <w:r w:rsidR="00056A21">
        <w:rPr>
          <w:rFonts w:eastAsiaTheme="minorEastAsia"/>
        </w:rPr>
        <w:t>.</w:t>
      </w:r>
      <w:proofErr w:type="gramEnd"/>
    </w:p>
    <w:p w14:paraId="52AA23DD" w14:textId="2B443305" w:rsidR="006910CE" w:rsidRPr="00C72B61" w:rsidRDefault="006910CE" w:rsidP="006910CE">
      <w:pPr>
        <w:pStyle w:val="ListParagraph"/>
        <w:numPr>
          <w:ilvl w:val="0"/>
          <w:numId w:val="3"/>
        </w:numPr>
      </w:pPr>
      <m:oMath>
        <m:r>
          <w:rPr>
            <w:rFonts w:ascii="Cambria Math" w:hAnsi="Cambria Math"/>
          </w:rPr>
          <m:t>ϕ</m:t>
        </m:r>
      </m:oMath>
      <w:r w:rsidR="00C31F83">
        <w:rPr>
          <w:rFonts w:eastAsiaTheme="minorEastAsia"/>
        </w:rPr>
        <w:t xml:space="preserve"> is the growth rate of </w:t>
      </w:r>
      <w:proofErr w:type="spellStart"/>
      <w:r w:rsidR="00C31F83">
        <w:rPr>
          <w:rFonts w:eastAsiaTheme="minorEastAsia"/>
        </w:rPr>
        <w:t>labor</w:t>
      </w:r>
      <w:proofErr w:type="spellEnd"/>
      <w:r w:rsidR="00C31F83">
        <w:rPr>
          <w:rFonts w:eastAsiaTheme="minorEastAsia"/>
        </w:rPr>
        <w:t xml:space="preserve"> productivity (</w:t>
      </w:r>
      <w:r w:rsidR="00F67EB6">
        <w:rPr>
          <w:rFonts w:eastAsiaTheme="minorEastAsia"/>
        </w:rPr>
        <w:t>for example</w:t>
      </w:r>
      <w:r w:rsidR="00C31F83">
        <w:rPr>
          <w:rFonts w:eastAsiaTheme="minorEastAsia"/>
        </w:rPr>
        <w:t xml:space="preserve">, </w:t>
      </w:r>
      <w:r w:rsidR="00C72B61">
        <w:rPr>
          <w:rFonts w:eastAsiaTheme="minorEastAsia"/>
        </w:rPr>
        <w:t xml:space="preserve">due to technological innovation or efficiency </w:t>
      </w:r>
      <w:proofErr w:type="gramStart"/>
      <w:r w:rsidR="00C72B61">
        <w:rPr>
          <w:rFonts w:eastAsiaTheme="minorEastAsia"/>
        </w:rPr>
        <w:t>improvements)</w:t>
      </w:r>
      <w:r w:rsidR="00056A21">
        <w:rPr>
          <w:rFonts w:eastAsiaTheme="minorEastAsia"/>
        </w:rPr>
        <w:t>.</w:t>
      </w:r>
      <w:proofErr w:type="gramEnd"/>
    </w:p>
    <w:p w14:paraId="642EC441" w14:textId="7E6A938E" w:rsidR="00C72B61" w:rsidRPr="00C72B61" w:rsidRDefault="00C72B61" w:rsidP="006910CE">
      <w:pPr>
        <w:pStyle w:val="ListParagraph"/>
        <w:numPr>
          <w:ilvl w:val="0"/>
          <w:numId w:val="3"/>
        </w:numPr>
      </w:pPr>
      <m:oMath>
        <m:r>
          <w:rPr>
            <w:rFonts w:ascii="Cambria Math" w:hAnsi="Cambria Math"/>
          </w:rPr>
          <m:t>ξ</m:t>
        </m:r>
      </m:oMath>
      <w:r>
        <w:rPr>
          <w:rFonts w:eastAsiaTheme="minorEastAsia"/>
        </w:rPr>
        <w:t xml:space="preserve"> is the growth rate of </w:t>
      </w:r>
      <w:proofErr w:type="spellStart"/>
      <w:r>
        <w:rPr>
          <w:rFonts w:eastAsiaTheme="minorEastAsia"/>
        </w:rPr>
        <w:t>labor</w:t>
      </w:r>
      <w:proofErr w:type="spellEnd"/>
      <w:r>
        <w:rPr>
          <w:rFonts w:eastAsiaTheme="minorEastAsia"/>
        </w:rPr>
        <w:t xml:space="preserve"> supply (</w:t>
      </w:r>
      <w:r w:rsidR="00F67EB6">
        <w:rPr>
          <w:rFonts w:eastAsiaTheme="minorEastAsia"/>
        </w:rPr>
        <w:t>for exam</w:t>
      </w:r>
      <w:r w:rsidR="00056A21">
        <w:rPr>
          <w:rFonts w:eastAsiaTheme="minorEastAsia"/>
        </w:rPr>
        <w:t>p</w:t>
      </w:r>
      <w:r w:rsidR="00F67EB6">
        <w:rPr>
          <w:rFonts w:eastAsiaTheme="minorEastAsia"/>
        </w:rPr>
        <w:t>le</w:t>
      </w:r>
      <w:r>
        <w:rPr>
          <w:rFonts w:eastAsiaTheme="minorEastAsia"/>
        </w:rPr>
        <w:t xml:space="preserve">, due to migration or population </w:t>
      </w:r>
      <w:proofErr w:type="gramStart"/>
      <w:r>
        <w:rPr>
          <w:rFonts w:eastAsiaTheme="minorEastAsia"/>
        </w:rPr>
        <w:t>increase)</w:t>
      </w:r>
      <w:r w:rsidR="00056A21">
        <w:rPr>
          <w:rFonts w:eastAsiaTheme="minorEastAsia"/>
        </w:rPr>
        <w:t>.</w:t>
      </w:r>
      <w:proofErr w:type="gramEnd"/>
    </w:p>
    <w:p w14:paraId="712BCBD3" w14:textId="17551C15" w:rsidR="00B372B6" w:rsidRPr="00C72B61" w:rsidRDefault="00C72B61" w:rsidP="00B559A8">
      <w:pPr>
        <w:pStyle w:val="ListParagraph"/>
        <w:numPr>
          <w:ilvl w:val="0"/>
          <w:numId w:val="3"/>
        </w:numPr>
        <w:rPr>
          <w:b/>
        </w:rPr>
      </w:pPr>
      <m:oMath>
        <m:r>
          <w:rPr>
            <w:rFonts w:ascii="Cambria Math" w:hAnsi="Cambria Math"/>
          </w:rPr>
          <m:t xml:space="preserve">δ </m:t>
        </m:r>
      </m:oMath>
      <w:r>
        <w:rPr>
          <w:rFonts w:eastAsiaTheme="minorEastAsia"/>
        </w:rPr>
        <w:t>is the depreciation rate of capital (</w:t>
      </w:r>
      <w:r w:rsidR="00F67EB6">
        <w:rPr>
          <w:rFonts w:eastAsiaTheme="minorEastAsia"/>
        </w:rPr>
        <w:t>for example</w:t>
      </w:r>
      <w:r>
        <w:rPr>
          <w:rFonts w:eastAsiaTheme="minorEastAsia"/>
        </w:rPr>
        <w:t xml:space="preserve">, due to </w:t>
      </w:r>
      <w:proofErr w:type="gramStart"/>
      <w:r>
        <w:rPr>
          <w:rFonts w:eastAsiaTheme="minorEastAsia"/>
        </w:rPr>
        <w:t>inflation)</w:t>
      </w:r>
      <w:r w:rsidR="00056A21">
        <w:rPr>
          <w:rFonts w:eastAsiaTheme="minorEastAsia"/>
        </w:rPr>
        <w:t>.</w:t>
      </w:r>
      <w:proofErr w:type="gramEnd"/>
    </w:p>
    <w:p w14:paraId="3837522B" w14:textId="372302DC" w:rsidR="00C72B61" w:rsidRPr="00C72B61" w:rsidRDefault="00653EAE" w:rsidP="00B559A8">
      <w:pPr>
        <w:pStyle w:val="ListParagraph"/>
        <w:numPr>
          <w:ilvl w:val="0"/>
          <w:numId w:val="3"/>
        </w:numPr>
        <w:rPr>
          <w:b/>
        </w:rPr>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=α</m:t>
        </m:r>
        <m:sSup>
          <m:sSupPr>
            <m:ctrlPr>
              <w:rPr>
                <w:rFonts w:ascii="Cambria Math" w:hAnsi="Cambria Math"/>
                <w:i/>
              </w:rPr>
            </m:ctrlPr>
          </m:sSupPr>
          <m:e>
            <m:r>
              <w:rPr>
                <w:rFonts w:ascii="Cambria Math" w:hAnsi="Cambria Math"/>
              </w:rPr>
              <m:t>k</m:t>
            </m:r>
          </m:e>
          <m:sup>
            <m:r>
              <w:rPr>
                <w:rFonts w:ascii="Cambria Math" w:hAnsi="Cambria Math"/>
              </w:rPr>
              <m:t>α-1</m:t>
            </m:r>
          </m:sup>
        </m:sSup>
      </m:oMath>
      <w:r w:rsidR="00C72B61">
        <w:rPr>
          <w:rFonts w:eastAsiaTheme="minorEastAsia"/>
        </w:rPr>
        <w:t xml:space="preserve"> is the derivative of the production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oMath>
    </w:p>
    <w:p w14:paraId="3D58007B" w14:textId="5531725C" w:rsidR="00C72B61" w:rsidRPr="00A75968" w:rsidRDefault="00C72B61" w:rsidP="00B559A8">
      <w:pPr>
        <w:pStyle w:val="ListParagraph"/>
        <w:numPr>
          <w:ilvl w:val="0"/>
          <w:numId w:val="3"/>
        </w:numPr>
        <w:rPr>
          <w:b/>
        </w:rPr>
      </w:pPr>
      <m:oMath>
        <m:r>
          <w:rPr>
            <w:rFonts w:ascii="Cambria Math" w:hAnsi="Cambria Math"/>
          </w:rPr>
          <m:t>θ</m:t>
        </m:r>
      </m:oMath>
      <w:r>
        <w:rPr>
          <w:rFonts w:eastAsiaTheme="minorEastAsia"/>
        </w:rPr>
        <w:t xml:space="preserve"> </w:t>
      </w:r>
      <w:r w:rsidR="00A75968">
        <w:rPr>
          <w:rFonts w:eastAsiaTheme="minorEastAsia"/>
        </w:rPr>
        <w:t xml:space="preserve">is an elasticity parameter indicating the tendency of consumers to smooth out their consumption over </w:t>
      </w:r>
      <w:proofErr w:type="gramStart"/>
      <w:r w:rsidR="00A75968">
        <w:rPr>
          <w:rFonts w:eastAsiaTheme="minorEastAsia"/>
        </w:rPr>
        <w:t>time</w:t>
      </w:r>
      <w:r w:rsidR="00056A21">
        <w:rPr>
          <w:rFonts w:eastAsiaTheme="minorEastAsia"/>
        </w:rPr>
        <w:t>.</w:t>
      </w:r>
      <w:proofErr w:type="gramEnd"/>
    </w:p>
    <w:p w14:paraId="741745BF" w14:textId="5C29070B" w:rsidR="00A75968" w:rsidRPr="0024192C" w:rsidRDefault="00A75968" w:rsidP="00B559A8">
      <w:pPr>
        <w:pStyle w:val="ListParagraph"/>
        <w:numPr>
          <w:ilvl w:val="0"/>
          <w:numId w:val="3"/>
        </w:numPr>
        <w:rPr>
          <w:b/>
        </w:rPr>
      </w:pPr>
      <m:oMath>
        <m:r>
          <w:rPr>
            <w:rFonts w:ascii="Cambria Math" w:hAnsi="Cambria Math"/>
          </w:rPr>
          <w:lastRenderedPageBreak/>
          <m:t>ρ</m:t>
        </m:r>
      </m:oMath>
      <w:r>
        <w:rPr>
          <w:rFonts w:eastAsiaTheme="minorEastAsia"/>
        </w:rPr>
        <w:t xml:space="preserve"> is the rate at which consumers discount their future consumption (</w:t>
      </w:r>
      <w:r w:rsidR="00F67EB6">
        <w:rPr>
          <w:rFonts w:eastAsiaTheme="minorEastAsia"/>
        </w:rPr>
        <w:t>for example</w:t>
      </w:r>
      <w:r>
        <w:rPr>
          <w:rFonts w:eastAsiaTheme="minorEastAsia"/>
        </w:rPr>
        <w:t xml:space="preserve">, by indicating a preference for immediate consumption or </w:t>
      </w:r>
      <w:r w:rsidR="0024192C">
        <w:rPr>
          <w:rFonts w:eastAsiaTheme="minorEastAsia"/>
        </w:rPr>
        <w:t>attempting to</w:t>
      </w:r>
      <w:r>
        <w:rPr>
          <w:rFonts w:eastAsiaTheme="minorEastAsia"/>
        </w:rPr>
        <w:t xml:space="preserve"> preserv</w:t>
      </w:r>
      <w:r w:rsidR="0024192C">
        <w:rPr>
          <w:rFonts w:eastAsiaTheme="minorEastAsia"/>
        </w:rPr>
        <w:t>e</w:t>
      </w:r>
      <w:r w:rsidR="001B571E">
        <w:rPr>
          <w:rFonts w:eastAsiaTheme="minorEastAsia"/>
        </w:rPr>
        <w:t xml:space="preserve"> their long-term average </w:t>
      </w:r>
      <w:proofErr w:type="gramStart"/>
      <w:r w:rsidR="001C4AA3">
        <w:rPr>
          <w:rFonts w:eastAsiaTheme="minorEastAsia"/>
        </w:rPr>
        <w:t>consumption)</w:t>
      </w:r>
      <w:r w:rsidR="00056A21">
        <w:rPr>
          <w:rFonts w:eastAsiaTheme="minorEastAsia"/>
        </w:rPr>
        <w:t>.</w:t>
      </w:r>
      <w:proofErr w:type="gramEnd"/>
    </w:p>
    <w:p w14:paraId="3BDBB323" w14:textId="2D0019AC" w:rsidR="00B372B6" w:rsidRDefault="00A257DA">
      <w:pPr>
        <w:rPr>
          <w:b/>
        </w:rPr>
      </w:pPr>
      <w:r>
        <w:rPr>
          <w:b/>
        </w:rPr>
        <w:t xml:space="preserve">Creating the RCK Model </w:t>
      </w:r>
      <w:r w:rsidR="00F67EB6">
        <w:rPr>
          <w:b/>
        </w:rPr>
        <w:t>U</w:t>
      </w:r>
      <w:r>
        <w:rPr>
          <w:b/>
        </w:rPr>
        <w:t>sing MATLAB</w:t>
      </w:r>
    </w:p>
    <w:p w14:paraId="76741E34" w14:textId="4B5EAD02" w:rsidR="00A04CAE" w:rsidRDefault="00D42391">
      <w:pPr>
        <w:rPr>
          <w:rFonts w:eastAsiaTheme="minorEastAsia"/>
        </w:rPr>
      </w:pPr>
      <w:r>
        <w:t xml:space="preserve">We can solve many systems of ODEs directly using the MATLAB function </w:t>
      </w:r>
      <w:r w:rsidRPr="00D42391">
        <w:rPr>
          <w:rFonts w:ascii="Courier New" w:hAnsi="Courier New" w:cs="Courier New"/>
        </w:rPr>
        <w:t>ode45</w:t>
      </w:r>
      <w:r w:rsidR="001310EE">
        <w:t xml:space="preserve">, provided </w:t>
      </w:r>
      <w:r w:rsidR="00653EAE">
        <w:t>we express the system</w:t>
      </w:r>
      <w:r w:rsidR="00056A21">
        <w:rPr>
          <w:rStyle w:val="CommentReference"/>
        </w:rPr>
        <w:commentReference w:id="7"/>
      </w:r>
      <w:r w:rsidR="00653EAE">
        <w:rPr>
          <w:rStyle w:val="CommentReference"/>
        </w:rPr>
        <w:commentReference w:id="8"/>
      </w:r>
      <w:r>
        <w:t xml:space="preserve"> in the standard form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306E72">
        <w:rPr>
          <w:rFonts w:eastAsiaTheme="minorEastAsia"/>
        </w:rPr>
        <w:t xml:space="preserve"> </w:t>
      </w:r>
      <w:r>
        <w:rPr>
          <w:rFonts w:eastAsiaTheme="minorEastAsia"/>
        </w:rPr>
        <w:t xml:space="preserve">on the time interval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and </w:t>
      </w:r>
      <w:r w:rsidRPr="00D42391">
        <w:t xml:space="preserve">subject to the initial condition </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Pr>
          <w:rFonts w:eastAsiaTheme="minorEastAsia"/>
        </w:rPr>
        <w:t xml:space="preserve"> </w:t>
      </w:r>
      <w:ins w:id="9" w:author="Rosemary Oxenford" w:date="2016-08-26T09:22:00Z">
        <w:r w:rsidR="00F67EB6">
          <w:rPr>
            <w:rFonts w:eastAsiaTheme="minorEastAsia"/>
          </w:rPr>
          <w:t>N</w:t>
        </w:r>
      </w:ins>
      <w:r w:rsidR="00A04CAE">
        <w:rPr>
          <w:rFonts w:eastAsiaTheme="minorEastAsia"/>
        </w:rPr>
        <w:t xml:space="preserve">ote that </w:t>
      </w:r>
      <m:oMath>
        <m:r>
          <w:rPr>
            <w:rFonts w:ascii="Cambria Math" w:eastAsiaTheme="minorEastAsia" w:hAnsi="Cambria Math"/>
          </w:rPr>
          <m:t>Y</m:t>
        </m:r>
      </m:oMath>
      <w:r w:rsidR="00A04CAE">
        <w:rPr>
          <w:rFonts w:eastAsiaTheme="minorEastAsia"/>
        </w:rPr>
        <w:t xml:space="preserve">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 Y</m:t>
            </m:r>
          </m:e>
        </m:d>
      </m:oMath>
      <w:r w:rsidR="00A04CAE">
        <w:rPr>
          <w:rFonts w:eastAsiaTheme="minorEastAsia"/>
        </w:rPr>
        <w:t xml:space="preserve"> are vector-valued if </w:t>
      </w:r>
      <w:commentRangeStart w:id="10"/>
      <w:commentRangeStart w:id="11"/>
      <w:r w:rsidR="00A04CAE">
        <w:rPr>
          <w:rFonts w:eastAsiaTheme="minorEastAsia"/>
        </w:rPr>
        <w:t xml:space="preserve">there are </w:t>
      </w:r>
      <w:commentRangeEnd w:id="10"/>
      <w:r w:rsidR="00423C54">
        <w:rPr>
          <w:rStyle w:val="CommentReference"/>
        </w:rPr>
        <w:commentReference w:id="10"/>
      </w:r>
      <w:commentRangeEnd w:id="11"/>
      <w:r w:rsidR="00653EAE">
        <w:rPr>
          <w:rStyle w:val="CommentReference"/>
        </w:rPr>
        <w:commentReference w:id="11"/>
      </w:r>
      <w:r w:rsidR="00A04CAE">
        <w:rPr>
          <w:rFonts w:eastAsiaTheme="minorEastAsia"/>
        </w:rPr>
        <w:t>multiple unknown functions of time</w:t>
      </w:r>
      <w:r w:rsidR="00653EAE">
        <w:rPr>
          <w:rFonts w:eastAsiaTheme="minorEastAsia"/>
        </w:rPr>
        <w:t xml:space="preserve"> in the system of equations</w:t>
      </w:r>
      <w:r w:rsidR="00A04CAE">
        <w:rPr>
          <w:rFonts w:eastAsiaTheme="minorEastAsia"/>
        </w:rPr>
        <w:t>.</w:t>
      </w:r>
    </w:p>
    <w:p w14:paraId="5FB79E96" w14:textId="388ACDFA" w:rsidR="00F67EB6" w:rsidRDefault="00D42391">
      <w:pPr>
        <w:rPr>
          <w:rFonts w:eastAsiaTheme="minorEastAsia"/>
        </w:rPr>
      </w:pPr>
      <w:r>
        <w:rPr>
          <w:rFonts w:eastAsiaTheme="minorEastAsia"/>
        </w:rPr>
        <w:t xml:space="preserve">We begin by defining </w:t>
      </w:r>
      <w:r w:rsidR="00653EAE">
        <w:rPr>
          <w:rFonts w:eastAsiaTheme="minorEastAsia"/>
        </w:rPr>
        <w:t xml:space="preserve">the </w:t>
      </w:r>
      <w:r>
        <w:rPr>
          <w:rFonts w:eastAsiaTheme="minorEastAsia"/>
        </w:rPr>
        <w:t xml:space="preserve">model parameters in a structure variable </w:t>
      </w:r>
      <w:proofErr w:type="spellStart"/>
      <w:r w:rsidRPr="00D42391">
        <w:rPr>
          <w:rFonts w:ascii="Courier New" w:eastAsiaTheme="minorEastAsia" w:hAnsi="Courier New" w:cs="Courier New"/>
        </w:rPr>
        <w:t>params</w:t>
      </w:r>
      <w:proofErr w:type="spellEnd"/>
      <w:r>
        <w:rPr>
          <w:rFonts w:eastAsiaTheme="minorEastAsia"/>
        </w:rPr>
        <w:t xml:space="preserve">, and </w:t>
      </w:r>
      <w:r w:rsidR="00423C54">
        <w:rPr>
          <w:rFonts w:eastAsiaTheme="minorEastAsia"/>
        </w:rPr>
        <w:t xml:space="preserve">then </w:t>
      </w:r>
      <w:r w:rsidR="00A04CAE">
        <w:rPr>
          <w:rFonts w:eastAsiaTheme="minorEastAsia"/>
        </w:rPr>
        <w:t xml:space="preserve">write a vector-valued function </w:t>
      </w:r>
      <w:proofErr w:type="spellStart"/>
      <w:r w:rsidR="00A04CAE" w:rsidRPr="00A04CAE">
        <w:rPr>
          <w:rFonts w:ascii="Courier New" w:eastAsiaTheme="minorEastAsia" w:hAnsi="Courier New" w:cs="Courier New"/>
        </w:rPr>
        <w:t>RCK_Equations</w:t>
      </w:r>
      <w:proofErr w:type="spellEnd"/>
      <w:r w:rsidR="00A04CAE">
        <w:rPr>
          <w:rFonts w:eastAsiaTheme="minorEastAsia"/>
        </w:rPr>
        <w:t xml:space="preserve"> representing the right-hand side of the standard differential equation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A04CAE">
        <w:rPr>
          <w:rFonts w:eastAsiaTheme="minorEastAsia"/>
        </w:rPr>
        <w:t xml:space="preserve"> This function returns a </w:t>
      </w:r>
      <w:r w:rsidR="00F67EB6">
        <w:rPr>
          <w:rFonts w:eastAsiaTheme="minorEastAsia"/>
        </w:rPr>
        <w:t>two</w:t>
      </w:r>
      <w:r w:rsidR="00A04CAE">
        <w:rPr>
          <w:rFonts w:eastAsiaTheme="minorEastAsia"/>
        </w:rPr>
        <w:t xml:space="preserve">-element vector containing the values of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A04CAE">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oMath>
      <w:r w:rsidR="00A04CAE">
        <w:rPr>
          <w:rFonts w:eastAsiaTheme="minorEastAsia"/>
        </w:rPr>
        <w:t xml:space="preserve"> at each time step. </w:t>
      </w:r>
    </w:p>
    <w:p w14:paraId="224BB756" w14:textId="47251453" w:rsidR="00D42391" w:rsidRPr="00A5771B" w:rsidRDefault="00A04CAE">
      <w:pPr>
        <w:rPr>
          <w:rFonts w:eastAsiaTheme="minorEastAsia"/>
          <w:vertAlign w:val="superscript"/>
        </w:rPr>
      </w:pPr>
      <w:r>
        <w:rPr>
          <w:rFonts w:eastAsiaTheme="minorEastAsia"/>
        </w:rPr>
        <w:t xml:space="preserve">We </w:t>
      </w:r>
      <w:r w:rsidR="00A5771B">
        <w:rPr>
          <w:rFonts w:eastAsiaTheme="minorEastAsia"/>
        </w:rPr>
        <w:t xml:space="preserve">also write </w:t>
      </w:r>
      <w:r>
        <w:rPr>
          <w:rFonts w:eastAsiaTheme="minorEastAsia"/>
        </w:rPr>
        <w:t xml:space="preserve">two auxiliary functions </w:t>
      </w:r>
      <w:proofErr w:type="spellStart"/>
      <w:r w:rsidRPr="00A04CAE">
        <w:rPr>
          <w:rFonts w:ascii="Courier New" w:eastAsiaTheme="minorEastAsia" w:hAnsi="Courier New" w:cs="Courier New"/>
        </w:rPr>
        <w:t>RCK_f</w:t>
      </w:r>
      <w:proofErr w:type="spellEnd"/>
      <w:r>
        <w:rPr>
          <w:rFonts w:eastAsiaTheme="minorEastAsia"/>
        </w:rPr>
        <w:t xml:space="preserve"> and </w:t>
      </w:r>
      <w:proofErr w:type="spellStart"/>
      <w:r w:rsidRPr="00A04CAE">
        <w:rPr>
          <w:rFonts w:ascii="Courier New" w:eastAsiaTheme="minorEastAsia" w:hAnsi="Courier New" w:cs="Courier New"/>
        </w:rPr>
        <w:t>RCK_df</w:t>
      </w:r>
      <w:proofErr w:type="spellEnd"/>
      <w:r>
        <w:rPr>
          <w:rFonts w:eastAsiaTheme="minorEastAsia" w:cs="Courier New"/>
        </w:rPr>
        <w:t xml:space="preserve"> </w:t>
      </w:r>
      <w:r w:rsidR="00A5771B">
        <w:rPr>
          <w:rFonts w:eastAsiaTheme="minorEastAsia" w:cs="Courier New"/>
        </w:rPr>
        <w:t>returning</w:t>
      </w:r>
      <w:r>
        <w:rPr>
          <w:rFonts w:eastAsiaTheme="minorEastAsia" w:cs="Courier New"/>
        </w:rPr>
        <w:t xml:space="preserve"> the values of the production function </w:t>
      </w:r>
      <m:oMath>
        <m:r>
          <w:rPr>
            <w:rFonts w:ascii="Cambria Math" w:eastAsiaTheme="minorEastAsia" w:hAnsi="Cambria Math" w:cs="Courier New"/>
          </w:rPr>
          <m:t>f(k)</m:t>
        </m:r>
      </m:oMath>
      <w:r>
        <w:rPr>
          <w:rFonts w:eastAsiaTheme="minorEastAsia" w:cs="Courier New"/>
        </w:rPr>
        <w:t xml:space="preserve"> and its derivative </w:t>
      </w:r>
      <m:oMath>
        <m:sSup>
          <m:sSupPr>
            <m:ctrlPr>
              <w:rPr>
                <w:rFonts w:ascii="Cambria Math" w:eastAsiaTheme="minorEastAsia" w:hAnsi="Cambria Math" w:cs="Courier New"/>
                <w:i/>
              </w:rPr>
            </m:ctrlPr>
          </m:sSupPr>
          <m:e>
            <m:r>
              <w:rPr>
                <w:rFonts w:ascii="Cambria Math" w:eastAsiaTheme="minorEastAsia" w:hAnsi="Cambria Math" w:cs="Courier New"/>
              </w:rPr>
              <m:t>f</m:t>
            </m:r>
          </m:e>
          <m:sup>
            <m:r>
              <w:rPr>
                <w:rFonts w:ascii="Cambria Math" w:eastAsiaTheme="minorEastAsia" w:hAnsi="Cambria Math" w:cs="Courier New"/>
              </w:rPr>
              <m:t>'</m:t>
            </m:r>
          </m:sup>
        </m:sSup>
        <m:d>
          <m:dPr>
            <m:ctrlPr>
              <w:rPr>
                <w:rFonts w:ascii="Cambria Math" w:eastAsiaTheme="minorEastAsia" w:hAnsi="Cambria Math" w:cs="Courier New"/>
                <w:i/>
              </w:rPr>
            </m:ctrlPr>
          </m:dPr>
          <m:e>
            <m:r>
              <w:rPr>
                <w:rFonts w:ascii="Cambria Math" w:eastAsiaTheme="minorEastAsia" w:hAnsi="Cambria Math" w:cs="Courier New"/>
              </w:rPr>
              <m:t>k</m:t>
            </m:r>
          </m:e>
        </m:d>
        <m:r>
          <w:rPr>
            <w:rFonts w:ascii="Cambria Math" w:eastAsiaTheme="minorEastAsia" w:hAnsi="Cambria Math" w:cs="Courier New"/>
          </w:rPr>
          <m:t>,</m:t>
        </m:r>
      </m:oMath>
      <w:r>
        <w:rPr>
          <w:rFonts w:eastAsiaTheme="minorEastAsia" w:cs="Courier New"/>
        </w:rPr>
        <w:t xml:space="preserve"> respectively. </w:t>
      </w:r>
      <w:r w:rsidR="00F67EB6">
        <w:rPr>
          <w:rFonts w:eastAsiaTheme="minorEastAsia" w:cs="Courier New"/>
        </w:rPr>
        <w:t>We save</w:t>
      </w:r>
      <w:r w:rsidR="00423C54">
        <w:rPr>
          <w:rFonts w:eastAsiaTheme="minorEastAsia" w:cs="Courier New"/>
        </w:rPr>
        <w:t xml:space="preserve"> </w:t>
      </w:r>
      <w:r w:rsidR="00F67EB6">
        <w:rPr>
          <w:rFonts w:eastAsiaTheme="minorEastAsia" w:cs="Courier New"/>
        </w:rPr>
        <w:t>each</w:t>
      </w:r>
      <w:r w:rsidR="00A5771B">
        <w:rPr>
          <w:rFonts w:eastAsiaTheme="minorEastAsia" w:cs="Courier New"/>
        </w:rPr>
        <w:t xml:space="preserve"> </w:t>
      </w:r>
      <w:r w:rsidR="00A257DA">
        <w:rPr>
          <w:rFonts w:eastAsiaTheme="minorEastAsia" w:cs="Courier New"/>
        </w:rPr>
        <w:t xml:space="preserve">function </w:t>
      </w:r>
      <w:r w:rsidR="00A5771B">
        <w:rPr>
          <w:rFonts w:eastAsiaTheme="minorEastAsia" w:cs="Courier New"/>
        </w:rPr>
        <w:t xml:space="preserve">in </w:t>
      </w:r>
      <w:r w:rsidR="00F67EB6">
        <w:rPr>
          <w:rFonts w:eastAsiaTheme="minorEastAsia" w:cs="Courier New"/>
        </w:rPr>
        <w:t xml:space="preserve">a </w:t>
      </w:r>
      <w:r w:rsidR="00A5771B">
        <w:rPr>
          <w:rFonts w:eastAsiaTheme="minorEastAsia" w:cs="Courier New"/>
        </w:rPr>
        <w:t xml:space="preserve">separate file </w:t>
      </w:r>
      <w:r w:rsidR="00935871">
        <w:rPr>
          <w:rFonts w:eastAsiaTheme="minorEastAsia" w:cs="Courier New"/>
        </w:rPr>
        <w:t>so that</w:t>
      </w:r>
      <w:r w:rsidR="00F67EB6">
        <w:rPr>
          <w:rFonts w:eastAsiaTheme="minorEastAsia" w:cs="Courier New"/>
        </w:rPr>
        <w:t xml:space="preserve"> </w:t>
      </w:r>
      <w:r w:rsidR="00A5771B">
        <w:rPr>
          <w:rFonts w:eastAsiaTheme="minorEastAsia" w:cs="Courier New"/>
        </w:rPr>
        <w:t xml:space="preserve">it </w:t>
      </w:r>
      <w:r w:rsidR="00935871">
        <w:rPr>
          <w:rFonts w:eastAsiaTheme="minorEastAsia" w:cs="Courier New"/>
        </w:rPr>
        <w:t xml:space="preserve">will be </w:t>
      </w:r>
      <w:r w:rsidR="00A5771B">
        <w:rPr>
          <w:rFonts w:eastAsiaTheme="minorEastAsia" w:cs="Courier New"/>
        </w:rPr>
        <w:t xml:space="preserve">easy to investigate the effect of different production functions on the </w:t>
      </w:r>
      <w:r w:rsidR="003D36C5">
        <w:rPr>
          <w:rFonts w:eastAsiaTheme="minorEastAsia" w:cs="Courier New"/>
        </w:rPr>
        <w:t>numeric</w:t>
      </w:r>
      <w:r w:rsidR="00A5771B">
        <w:rPr>
          <w:rFonts w:eastAsiaTheme="minorEastAsia" w:cs="Courier New"/>
        </w:rPr>
        <w:t xml:space="preserve"> results. </w:t>
      </w:r>
    </w:p>
    <w:p w14:paraId="4DC525B9"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function </w:t>
      </w:r>
      <w:proofErr w:type="spellStart"/>
      <w:r w:rsidRPr="003D36C5">
        <w:rPr>
          <w:rFonts w:ascii="Courier New" w:hAnsi="Courier New" w:cs="Courier New"/>
          <w:bCs/>
        </w:rPr>
        <w:t>dY_dt</w:t>
      </w:r>
      <w:proofErr w:type="spellEnd"/>
      <w:r w:rsidRPr="003D36C5">
        <w:rPr>
          <w:rFonts w:ascii="Courier New" w:hAnsi="Courier New" w:cs="Courier New"/>
          <w:bCs/>
        </w:rPr>
        <w:t xml:space="preserve"> = </w:t>
      </w:r>
      <w:proofErr w:type="spellStart"/>
      <w:r w:rsidRPr="003D36C5">
        <w:rPr>
          <w:rFonts w:ascii="Courier New" w:hAnsi="Courier New" w:cs="Courier New"/>
          <w:bCs/>
        </w:rPr>
        <w:t>RCK_</w:t>
      </w:r>
      <w:proofErr w:type="gramStart"/>
      <w:r w:rsidRPr="003D36C5">
        <w:rPr>
          <w:rFonts w:ascii="Courier New" w:hAnsi="Courier New" w:cs="Courier New"/>
          <w:bCs/>
        </w:rPr>
        <w:t>Equations</w:t>
      </w:r>
      <w:proofErr w:type="spellEnd"/>
      <w:r w:rsidRPr="003D36C5">
        <w:rPr>
          <w:rFonts w:ascii="Courier New" w:hAnsi="Courier New" w:cs="Courier New"/>
          <w:bCs/>
        </w:rPr>
        <w:t>(</w:t>
      </w:r>
      <w:proofErr w:type="gramEnd"/>
      <w:r w:rsidRPr="003D36C5">
        <w:rPr>
          <w:rFonts w:ascii="Courier New" w:hAnsi="Courier New" w:cs="Courier New"/>
          <w:bCs/>
        </w:rPr>
        <w:t xml:space="preserve">t, Y, </w:t>
      </w:r>
      <w:proofErr w:type="spellStart"/>
      <w:r w:rsidRPr="003D36C5">
        <w:rPr>
          <w:rFonts w:ascii="Courier New" w:hAnsi="Courier New" w:cs="Courier New"/>
          <w:bCs/>
        </w:rPr>
        <w:t>params</w:t>
      </w:r>
      <w:proofErr w:type="spellEnd"/>
      <w:r w:rsidRPr="003D36C5">
        <w:rPr>
          <w:rFonts w:ascii="Courier New" w:hAnsi="Courier New" w:cs="Courier New"/>
          <w:bCs/>
        </w:rPr>
        <w:t xml:space="preserve">) </w:t>
      </w:r>
    </w:p>
    <w:p w14:paraId="1F450EFD"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%RCK_EQUATIONS Function defining the right-hand sides of the two </w:t>
      </w:r>
      <w:r w:rsidR="00A257DA">
        <w:rPr>
          <w:rFonts w:ascii="Courier New" w:hAnsi="Courier New" w:cs="Courier New"/>
          <w:bCs/>
        </w:rPr>
        <w:t>%</w:t>
      </w:r>
      <w:r w:rsidRPr="003D36C5">
        <w:rPr>
          <w:rFonts w:ascii="Courier New" w:hAnsi="Courier New" w:cs="Courier New"/>
          <w:bCs/>
        </w:rPr>
        <w:t>coupled</w:t>
      </w:r>
      <w:r w:rsidR="00A257DA">
        <w:rPr>
          <w:rFonts w:ascii="Courier New" w:hAnsi="Courier New" w:cs="Courier New"/>
          <w:bCs/>
        </w:rPr>
        <w:t xml:space="preserve"> </w:t>
      </w:r>
      <w:r w:rsidRPr="003D36C5">
        <w:rPr>
          <w:rFonts w:ascii="Courier New" w:hAnsi="Courier New" w:cs="Courier New"/>
          <w:bCs/>
        </w:rPr>
        <w:t>ordinary differential equations defining the Ramsey-Cass-</w:t>
      </w:r>
      <w:r w:rsidR="00A257DA">
        <w:rPr>
          <w:rFonts w:ascii="Courier New" w:hAnsi="Courier New" w:cs="Courier New"/>
          <w:bCs/>
        </w:rPr>
        <w:t>%</w:t>
      </w:r>
      <w:r w:rsidRPr="003D36C5">
        <w:rPr>
          <w:rFonts w:ascii="Courier New" w:hAnsi="Courier New" w:cs="Courier New"/>
          <w:bCs/>
        </w:rPr>
        <w:t>Koopmans model.</w:t>
      </w:r>
    </w:p>
    <w:p w14:paraId="375CBF27"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 </w:t>
      </w:r>
    </w:p>
    <w:p w14:paraId="7C1DFA54" w14:textId="77777777" w:rsidR="003D36C5" w:rsidRPr="003D36C5" w:rsidRDefault="003D36C5" w:rsidP="003D36C5">
      <w:pPr>
        <w:rPr>
          <w:rFonts w:ascii="Courier New" w:hAnsi="Courier New" w:cs="Courier New"/>
        </w:rPr>
      </w:pPr>
      <w:r w:rsidRPr="003D36C5">
        <w:rPr>
          <w:rFonts w:ascii="Courier New" w:hAnsi="Courier New" w:cs="Courier New"/>
          <w:bCs/>
        </w:rPr>
        <w:t>% Extract k and c.</w:t>
      </w:r>
    </w:p>
    <w:p w14:paraId="25196D71"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k = </w:t>
      </w:r>
      <w:proofErr w:type="gramStart"/>
      <w:r w:rsidRPr="003D36C5">
        <w:rPr>
          <w:rFonts w:ascii="Courier New" w:hAnsi="Courier New" w:cs="Courier New"/>
          <w:bCs/>
        </w:rPr>
        <w:t>Y(</w:t>
      </w:r>
      <w:proofErr w:type="gramEnd"/>
      <w:r w:rsidRPr="003D36C5">
        <w:rPr>
          <w:rFonts w:ascii="Courier New" w:hAnsi="Courier New" w:cs="Courier New"/>
          <w:bCs/>
        </w:rPr>
        <w:t>1);</w:t>
      </w:r>
    </w:p>
    <w:p w14:paraId="5B884484"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c = </w:t>
      </w:r>
      <w:proofErr w:type="gramStart"/>
      <w:r w:rsidRPr="003D36C5">
        <w:rPr>
          <w:rFonts w:ascii="Courier New" w:hAnsi="Courier New" w:cs="Courier New"/>
          <w:bCs/>
        </w:rPr>
        <w:t>Y(</w:t>
      </w:r>
      <w:proofErr w:type="gramEnd"/>
      <w:r w:rsidRPr="003D36C5">
        <w:rPr>
          <w:rFonts w:ascii="Courier New" w:hAnsi="Courier New" w:cs="Courier New"/>
          <w:bCs/>
        </w:rPr>
        <w:t>2);</w:t>
      </w:r>
    </w:p>
    <w:p w14:paraId="15B96C33"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 </w:t>
      </w:r>
    </w:p>
    <w:p w14:paraId="057897C1"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 Write down the equations for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r w:rsidRPr="003D36C5">
        <w:rPr>
          <w:rFonts w:ascii="Courier New" w:hAnsi="Courier New" w:cs="Courier New"/>
          <w:bCs/>
        </w:rPr>
        <w:t xml:space="preserve"> and dc/</w:t>
      </w:r>
      <w:proofErr w:type="spellStart"/>
      <w:r w:rsidRPr="003D36C5">
        <w:rPr>
          <w:rFonts w:ascii="Courier New" w:hAnsi="Courier New" w:cs="Courier New"/>
          <w:bCs/>
        </w:rPr>
        <w:t>dt.</w:t>
      </w:r>
      <w:proofErr w:type="spellEnd"/>
    </w:p>
    <w:p w14:paraId="7E627591" w14:textId="77777777"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1, 1) = </w:t>
      </w:r>
      <w:proofErr w:type="spellStart"/>
      <w:r w:rsidRPr="003D36C5">
        <w:rPr>
          <w:rFonts w:ascii="Courier New" w:hAnsi="Courier New" w:cs="Courier New"/>
          <w:bCs/>
        </w:rPr>
        <w:t>RCK_f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 c - ...</w:t>
      </w:r>
    </w:p>
    <w:p w14:paraId="22452D32"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w:t>
      </w:r>
      <w:proofErr w:type="spellStart"/>
      <w:proofErr w:type="gramStart"/>
      <w:r w:rsidRPr="003D36C5">
        <w:rPr>
          <w:rFonts w:ascii="Courier New" w:hAnsi="Courier New" w:cs="Courier New"/>
          <w:bCs/>
        </w:rPr>
        <w:t>params.xi</w:t>
      </w:r>
      <w:proofErr w:type="spellEnd"/>
      <w:proofErr w:type="gramEnd"/>
      <w:r w:rsidRPr="003D36C5">
        <w:rPr>
          <w:rFonts w:ascii="Courier New" w:hAnsi="Courier New" w:cs="Courier New"/>
          <w:bCs/>
        </w:rPr>
        <w:t xml:space="preserve"> + </w:t>
      </w:r>
      <w:proofErr w:type="spellStart"/>
      <w:r w:rsidRPr="003D36C5">
        <w:rPr>
          <w:rFonts w:ascii="Courier New" w:hAnsi="Courier New" w:cs="Courier New"/>
          <w:bCs/>
        </w:rPr>
        <w:t>params.delta</w:t>
      </w:r>
      <w:proofErr w:type="spellEnd"/>
      <w:r w:rsidRPr="003D36C5">
        <w:rPr>
          <w:rFonts w:ascii="Courier New" w:hAnsi="Courier New" w:cs="Courier New"/>
          <w:bCs/>
        </w:rPr>
        <w:t xml:space="preserve">) * k; %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p>
    <w:p w14:paraId="52E391D5"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 </w:t>
      </w:r>
    </w:p>
    <w:p w14:paraId="7F5E7AD5" w14:textId="77777777"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2, 1) = ( ( </w:t>
      </w:r>
      <w:proofErr w:type="spellStart"/>
      <w:r w:rsidRPr="003D36C5">
        <w:rPr>
          <w:rFonts w:ascii="Courier New" w:hAnsi="Courier New" w:cs="Courier New"/>
          <w:bCs/>
        </w:rPr>
        <w:t>RCK_df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xml:space="preserve">) - </w:t>
      </w:r>
      <w:proofErr w:type="spellStart"/>
      <w:r w:rsidRPr="003D36C5">
        <w:rPr>
          <w:rFonts w:ascii="Courier New" w:hAnsi="Courier New" w:cs="Courier New"/>
          <w:bCs/>
        </w:rPr>
        <w:t>params.theta</w:t>
      </w:r>
      <w:proofErr w:type="spellEnd"/>
      <w:r w:rsidRPr="003D36C5">
        <w:rPr>
          <w:rFonts w:ascii="Courier New" w:hAnsi="Courier New" w:cs="Courier New"/>
          <w:bCs/>
        </w:rPr>
        <w:t xml:space="preserve"> - </w:t>
      </w:r>
      <w:proofErr w:type="spellStart"/>
      <w:r w:rsidRPr="003D36C5">
        <w:rPr>
          <w:rFonts w:ascii="Courier New" w:hAnsi="Courier New" w:cs="Courier New"/>
          <w:bCs/>
        </w:rPr>
        <w:t>params.xi</w:t>
      </w:r>
      <w:proofErr w:type="spellEnd"/>
      <w:r w:rsidRPr="003D36C5">
        <w:rPr>
          <w:rFonts w:ascii="Courier New" w:hAnsi="Courier New" w:cs="Courier New"/>
          <w:bCs/>
        </w:rPr>
        <w:t xml:space="preserve"> - ...</w:t>
      </w:r>
    </w:p>
    <w:p w14:paraId="669B3124" w14:textId="77777777" w:rsidR="003D36C5" w:rsidRPr="003D36C5" w:rsidRDefault="003D36C5" w:rsidP="003D36C5">
      <w:pPr>
        <w:rPr>
          <w:rFonts w:ascii="Courier New" w:hAnsi="Courier New" w:cs="Courier New"/>
        </w:rPr>
      </w:pPr>
      <w:r>
        <w:rPr>
          <w:rFonts w:ascii="Courier New" w:hAnsi="Courier New" w:cs="Courier New"/>
          <w:bCs/>
        </w:rPr>
        <w:t xml:space="preserve">             </w:t>
      </w:r>
      <w:proofErr w:type="spellStart"/>
      <w:proofErr w:type="gramStart"/>
      <w:r w:rsidRPr="003D36C5">
        <w:rPr>
          <w:rFonts w:ascii="Courier New" w:hAnsi="Courier New" w:cs="Courier New"/>
          <w:bCs/>
        </w:rPr>
        <w:t>params.delta</w:t>
      </w:r>
      <w:proofErr w:type="spellEnd"/>
      <w:proofErr w:type="gramEnd"/>
      <w:r w:rsidRPr="003D36C5">
        <w:rPr>
          <w:rFonts w:ascii="Courier New" w:hAnsi="Courier New" w:cs="Courier New"/>
          <w:bCs/>
        </w:rPr>
        <w:t xml:space="preserve"> ) / </w:t>
      </w:r>
      <w:proofErr w:type="spellStart"/>
      <w:r w:rsidRPr="003D36C5">
        <w:rPr>
          <w:rFonts w:ascii="Courier New" w:hAnsi="Courier New" w:cs="Courier New"/>
          <w:bCs/>
        </w:rPr>
        <w:t>params.rho</w:t>
      </w:r>
      <w:proofErr w:type="spellEnd"/>
      <w:r w:rsidRPr="003D36C5">
        <w:rPr>
          <w:rFonts w:ascii="Courier New" w:hAnsi="Courier New" w:cs="Courier New"/>
          <w:bCs/>
        </w:rPr>
        <w:t xml:space="preserve"> -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 c; % dc/</w:t>
      </w:r>
      <w:proofErr w:type="spellStart"/>
      <w:r w:rsidRPr="003D36C5">
        <w:rPr>
          <w:rFonts w:ascii="Courier New" w:hAnsi="Courier New" w:cs="Courier New"/>
          <w:bCs/>
        </w:rPr>
        <w:t>dt</w:t>
      </w:r>
      <w:proofErr w:type="spellEnd"/>
      <w:r w:rsidRPr="003D36C5">
        <w:rPr>
          <w:rFonts w:ascii="Courier New" w:hAnsi="Courier New" w:cs="Courier New"/>
          <w:bCs/>
        </w:rPr>
        <w:t xml:space="preserve">      </w:t>
      </w:r>
    </w:p>
    <w:p w14:paraId="6AB92457"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 </w:t>
      </w:r>
    </w:p>
    <w:p w14:paraId="5BB41DE2" w14:textId="77777777" w:rsidR="003D36C5" w:rsidRPr="003D36C5" w:rsidRDefault="003D36C5" w:rsidP="003D36C5">
      <w:pPr>
        <w:rPr>
          <w:rFonts w:ascii="Courier New" w:hAnsi="Courier New" w:cs="Courier New"/>
        </w:rPr>
      </w:pPr>
      <w:r w:rsidRPr="003D36C5">
        <w:rPr>
          <w:rFonts w:ascii="Courier New" w:hAnsi="Courier New" w:cs="Courier New"/>
          <w:bCs/>
        </w:rPr>
        <w:t xml:space="preserve">end % </w:t>
      </w:r>
      <w:proofErr w:type="spellStart"/>
      <w:r w:rsidRPr="003D36C5">
        <w:rPr>
          <w:rFonts w:ascii="Courier New" w:hAnsi="Courier New" w:cs="Courier New"/>
          <w:bCs/>
        </w:rPr>
        <w:t>RCK_Equations</w:t>
      </w:r>
      <w:proofErr w:type="spellEnd"/>
    </w:p>
    <w:p w14:paraId="27EB3FBE" w14:textId="6FD5D5E5" w:rsidR="00D42391" w:rsidRDefault="00A04CAE">
      <w:r>
        <w:t xml:space="preserve">The next step is to </w:t>
      </w:r>
      <w:r w:rsidR="003D36C5">
        <w:t>create a function handle (</w:t>
      </w:r>
      <w:r w:rsidR="003D36C5" w:rsidRPr="003D36C5">
        <w:rPr>
          <w:rFonts w:ascii="Courier New" w:hAnsi="Courier New" w:cs="Courier New"/>
        </w:rPr>
        <w:t>@</w:t>
      </w:r>
      <w:r w:rsidR="003D36C5">
        <w:t xml:space="preserve">) containing the input function for </w:t>
      </w:r>
      <w:r w:rsidR="003D36C5" w:rsidRPr="003D36C5">
        <w:rPr>
          <w:rFonts w:ascii="Courier New" w:hAnsi="Courier New" w:cs="Courier New"/>
        </w:rPr>
        <w:t>ode45</w:t>
      </w:r>
      <w:r w:rsidR="003D36C5">
        <w:t xml:space="preserve"> by paramet</w:t>
      </w:r>
      <w:r w:rsidR="00F67EB6">
        <w:t>e</w:t>
      </w:r>
      <w:r w:rsidR="003D36C5">
        <w:t xml:space="preserve">rizing </w:t>
      </w:r>
      <w:proofErr w:type="spellStart"/>
      <w:r w:rsidR="003D36C5" w:rsidRPr="003D36C5">
        <w:rPr>
          <w:rFonts w:ascii="Courier New" w:hAnsi="Courier New" w:cs="Courier New"/>
        </w:rPr>
        <w:t>RCK_Equations</w:t>
      </w:r>
      <w:proofErr w:type="spellEnd"/>
      <w:r w:rsidR="003D36C5">
        <w:t xml:space="preserve"> with the predefined parameters structure </w:t>
      </w:r>
      <w:proofErr w:type="spellStart"/>
      <w:r w:rsidR="003D36C5" w:rsidRPr="003D36C5">
        <w:rPr>
          <w:rFonts w:ascii="Courier New" w:hAnsi="Courier New" w:cs="Courier New"/>
        </w:rPr>
        <w:t>params</w:t>
      </w:r>
      <w:proofErr w:type="spellEnd"/>
      <w:r w:rsidR="003D36C5">
        <w:t xml:space="preserve">. This </w:t>
      </w:r>
      <w:commentRangeStart w:id="12"/>
      <w:commentRangeStart w:id="13"/>
      <w:r w:rsidR="003D36C5">
        <w:t xml:space="preserve">function </w:t>
      </w:r>
      <w:commentRangeEnd w:id="12"/>
      <w:r w:rsidR="00423C54">
        <w:rPr>
          <w:rStyle w:val="CommentReference"/>
        </w:rPr>
        <w:commentReference w:id="12"/>
      </w:r>
      <w:commentRangeEnd w:id="13"/>
      <w:r w:rsidR="00653EAE">
        <w:rPr>
          <w:rStyle w:val="CommentReference"/>
        </w:rPr>
        <w:commentReference w:id="13"/>
      </w:r>
      <w:r w:rsidR="00F67EB6">
        <w:t>has</w:t>
      </w:r>
      <w:r w:rsidR="003D36C5">
        <w:t xml:space="preserve"> to be a function of time (</w:t>
      </w:r>
      <w:r w:rsidR="003D36C5" w:rsidRPr="003D36C5">
        <w:rPr>
          <w:rFonts w:ascii="Courier New" w:hAnsi="Courier New" w:cs="Courier New"/>
        </w:rPr>
        <w:t>t</w:t>
      </w:r>
      <w:r w:rsidR="003D36C5">
        <w:t>) and state (</w:t>
      </w:r>
      <w:r w:rsidR="003D36C5" w:rsidRPr="003D36C5">
        <w:rPr>
          <w:rFonts w:ascii="Courier New" w:hAnsi="Courier New" w:cs="Courier New"/>
        </w:rPr>
        <w:t>Y</w:t>
      </w:r>
      <w:r w:rsidR="003D36C5">
        <w:t>) only.</w:t>
      </w:r>
    </w:p>
    <w:p w14:paraId="06F9314C" w14:textId="77777777" w:rsidR="003D36C5" w:rsidRPr="003D36C5" w:rsidRDefault="003D36C5">
      <w:pPr>
        <w:rPr>
          <w:rFonts w:ascii="Courier New" w:hAnsi="Courier New" w:cs="Courier New"/>
        </w:rPr>
      </w:pPr>
      <w:proofErr w:type="spellStart"/>
      <w:r w:rsidRPr="003D36C5">
        <w:rPr>
          <w:rFonts w:ascii="Courier New" w:hAnsi="Courier New" w:cs="Courier New"/>
        </w:rPr>
        <w:t>RCK_Fun</w:t>
      </w:r>
      <w:proofErr w:type="spellEnd"/>
      <w:r w:rsidRPr="003D36C5">
        <w:rPr>
          <w:rFonts w:ascii="Courier New" w:hAnsi="Courier New" w:cs="Courier New"/>
        </w:rPr>
        <w:t xml:space="preserve"> = </w:t>
      </w:r>
      <w:proofErr w:type="gramStart"/>
      <w:r w:rsidRPr="003D36C5">
        <w:rPr>
          <w:rFonts w:ascii="Courier New" w:hAnsi="Courier New" w:cs="Courier New"/>
        </w:rPr>
        <w:t>@(</w:t>
      </w:r>
      <w:proofErr w:type="gram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RCK_Equations</w:t>
      </w:r>
      <w:proofErr w:type="spell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params</w:t>
      </w:r>
      <w:proofErr w:type="spellEnd"/>
      <w:r w:rsidRPr="003D36C5">
        <w:rPr>
          <w:rFonts w:ascii="Courier New" w:hAnsi="Courier New" w:cs="Courier New"/>
        </w:rPr>
        <w:t>);</w:t>
      </w:r>
    </w:p>
    <w:p w14:paraId="20E4D8D9" w14:textId="318EF259" w:rsidR="00D42391" w:rsidRDefault="00306E72">
      <w:r>
        <w:lastRenderedPageBreak/>
        <w:t xml:space="preserve">We ensure that both </w:t>
      </w:r>
      <w:r w:rsidR="003D36C5">
        <w:t xml:space="preserve">per-capita wealth and consumption remain nonnegative over time </w:t>
      </w:r>
      <w:r w:rsidR="00653EAE">
        <w:t>by modifying the solver options with</w:t>
      </w:r>
      <w:r w:rsidR="003D36C5">
        <w:t xml:space="preserve"> </w:t>
      </w:r>
      <w:proofErr w:type="spellStart"/>
      <w:r w:rsidR="003D36C5" w:rsidRPr="003D36C5">
        <w:rPr>
          <w:rFonts w:ascii="Courier New" w:hAnsi="Courier New" w:cs="Courier New"/>
        </w:rPr>
        <w:t>odeset</w:t>
      </w:r>
      <w:proofErr w:type="spellEnd"/>
      <w:r w:rsidR="003D36C5">
        <w:t>.</w:t>
      </w:r>
    </w:p>
    <w:p w14:paraId="065FC511" w14:textId="77777777" w:rsidR="003D36C5" w:rsidRDefault="003D36C5">
      <w:pPr>
        <w:rPr>
          <w:rFonts w:ascii="Courier New" w:hAnsi="Courier New" w:cs="Courier New"/>
        </w:rPr>
      </w:pPr>
      <w:r w:rsidRPr="003D36C5">
        <w:rPr>
          <w:rFonts w:ascii="Courier New" w:hAnsi="Courier New" w:cs="Courier New"/>
        </w:rPr>
        <w:t xml:space="preserve">opts = </w:t>
      </w:r>
      <w:proofErr w:type="spellStart"/>
      <w:proofErr w:type="gramStart"/>
      <w:r w:rsidRPr="003D36C5">
        <w:rPr>
          <w:rFonts w:ascii="Courier New" w:hAnsi="Courier New" w:cs="Courier New"/>
        </w:rPr>
        <w:t>odeset</w:t>
      </w:r>
      <w:proofErr w:type="spellEnd"/>
      <w:r w:rsidRPr="003D36C5">
        <w:rPr>
          <w:rFonts w:ascii="Courier New" w:hAnsi="Courier New" w:cs="Courier New"/>
        </w:rPr>
        <w:t>(</w:t>
      </w:r>
      <w:proofErr w:type="gramEnd"/>
      <w:r w:rsidRPr="003D36C5">
        <w:rPr>
          <w:rFonts w:ascii="Courier New" w:hAnsi="Courier New" w:cs="Courier New"/>
        </w:rPr>
        <w:t>'</w:t>
      </w:r>
      <w:proofErr w:type="spellStart"/>
      <w:r w:rsidRPr="003D36C5">
        <w:rPr>
          <w:rFonts w:ascii="Courier New" w:hAnsi="Courier New" w:cs="Courier New"/>
        </w:rPr>
        <w:t>NonNegative</w:t>
      </w:r>
      <w:proofErr w:type="spellEnd"/>
      <w:r w:rsidRPr="003D36C5">
        <w:rPr>
          <w:rFonts w:ascii="Courier New" w:hAnsi="Courier New" w:cs="Courier New"/>
        </w:rPr>
        <w:t>', [1, 2]);</w:t>
      </w:r>
    </w:p>
    <w:p w14:paraId="2317D48D" w14:textId="334CA4BE" w:rsidR="003D36C5" w:rsidRPr="003D36C5" w:rsidRDefault="003D36C5">
      <w:pPr>
        <w:rPr>
          <w:rFonts w:cs="Courier New"/>
        </w:rPr>
      </w:pPr>
      <w:r w:rsidRPr="003D36C5">
        <w:rPr>
          <w:rFonts w:cs="Courier New"/>
        </w:rPr>
        <w:t>Taking</w:t>
      </w:r>
      <w:r>
        <w:rPr>
          <w:rFonts w:cs="Courier New"/>
        </w:rPr>
        <w:t xml:space="preserve"> the initial conditions to be </w:t>
      </w:r>
      <m:oMath>
        <m:sSub>
          <m:sSubPr>
            <m:ctrlPr>
              <w:rPr>
                <w:rFonts w:ascii="Cambria Math" w:hAnsi="Cambria Math" w:cs="Courier New"/>
                <w:i/>
              </w:rPr>
            </m:ctrlPr>
          </m:sSubPr>
          <m:e>
            <m:r>
              <w:rPr>
                <w:rFonts w:ascii="Cambria Math" w:hAnsi="Cambria Math" w:cs="Courier New"/>
              </w:rPr>
              <m:t>k</m:t>
            </m:r>
          </m:e>
          <m:sub>
            <m:r>
              <w:rPr>
                <w:rFonts w:ascii="Cambria Math" w:hAnsi="Cambria Math" w:cs="Courier New"/>
              </w:rPr>
              <m:t>0</m:t>
            </m:r>
          </m:sub>
        </m:sSub>
        <m:r>
          <w:rPr>
            <w:rFonts w:ascii="Cambria Math" w:hAnsi="Cambria Math" w:cs="Courier New"/>
          </w:rPr>
          <m:t>=25</m:t>
        </m:r>
      </m:oMath>
      <w:r>
        <w:rPr>
          <w:rFonts w:eastAsiaTheme="minorEastAsia" w:cs="Courier New"/>
        </w:rPr>
        <w:t xml:space="preserve"> and </w:t>
      </w:r>
      <m:oMath>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0</m:t>
            </m:r>
          </m:sub>
        </m:sSub>
        <m:r>
          <w:rPr>
            <w:rFonts w:ascii="Cambria Math" w:eastAsiaTheme="minorEastAsia" w:hAnsi="Cambria Math" w:cs="Courier New"/>
          </w:rPr>
          <m:t>=2</m:t>
        </m:r>
      </m:oMath>
      <w:r>
        <w:rPr>
          <w:rFonts w:eastAsiaTheme="minorEastAsia" w:cs="Courier New"/>
        </w:rPr>
        <w:t xml:space="preserve"> and </w:t>
      </w:r>
      <w:r w:rsidR="008D7F37">
        <w:rPr>
          <w:rFonts w:eastAsiaTheme="minorEastAsia" w:cs="Courier New"/>
        </w:rPr>
        <w:t>creating a time vector</w:t>
      </w:r>
      <w:r>
        <w:rPr>
          <w:rFonts w:eastAsiaTheme="minorEastAsia" w:cs="Courier New"/>
        </w:rPr>
        <w:t xml:space="preserve"> from 0 to 1.5 units, we </w:t>
      </w:r>
      <w:r w:rsidR="009D4220">
        <w:rPr>
          <w:rFonts w:eastAsiaTheme="minorEastAsia" w:cs="Courier New"/>
        </w:rPr>
        <w:t xml:space="preserve">can now solve the system </w:t>
      </w:r>
      <w:r w:rsidR="00653EAE">
        <w:rPr>
          <w:rFonts w:eastAsiaTheme="minorEastAsia" w:cs="Courier New"/>
        </w:rPr>
        <w:t xml:space="preserve">numerically </w:t>
      </w:r>
      <w:r w:rsidR="009D4220">
        <w:rPr>
          <w:rFonts w:eastAsiaTheme="minorEastAsia" w:cs="Courier New"/>
        </w:rPr>
        <w:t xml:space="preserve">using </w:t>
      </w:r>
      <w:r w:rsidR="009D4220" w:rsidRPr="009D4220">
        <w:rPr>
          <w:rFonts w:ascii="Courier New" w:eastAsiaTheme="minorEastAsia" w:hAnsi="Courier New" w:cs="Courier New"/>
        </w:rPr>
        <w:t>ode45</w:t>
      </w:r>
      <w:r w:rsidR="009D4220">
        <w:rPr>
          <w:rFonts w:eastAsiaTheme="minorEastAsia" w:cs="Courier New"/>
        </w:rPr>
        <w:t xml:space="preserve">. The outputs of </w:t>
      </w:r>
      <w:r w:rsidR="009D4220" w:rsidRPr="009D4220">
        <w:rPr>
          <w:rFonts w:ascii="Courier New" w:eastAsiaTheme="minorEastAsia" w:hAnsi="Courier New" w:cs="Courier New"/>
        </w:rPr>
        <w:t>ode45</w:t>
      </w:r>
      <w:r w:rsidR="009D4220">
        <w:rPr>
          <w:rFonts w:eastAsiaTheme="minorEastAsia" w:cs="Courier New"/>
        </w:rPr>
        <w:t xml:space="preserve"> are time and state</w:t>
      </w:r>
      <w:r w:rsidR="002D15D7">
        <w:rPr>
          <w:rFonts w:eastAsiaTheme="minorEastAsia" w:cs="Courier New"/>
        </w:rPr>
        <w:t xml:space="preserve">. </w:t>
      </w:r>
      <w:r w:rsidR="00653EAE">
        <w:rPr>
          <w:rFonts w:eastAsiaTheme="minorEastAsia" w:cs="Courier New"/>
        </w:rPr>
        <w:t>Note that since</w:t>
      </w:r>
      <w:commentRangeStart w:id="14"/>
      <w:commentRangeStart w:id="15"/>
      <w:r w:rsidR="009D4220">
        <w:rPr>
          <w:rFonts w:eastAsiaTheme="minorEastAsia" w:cs="Courier New"/>
        </w:rPr>
        <w:t xml:space="preserve"> we create a time vector </w:t>
      </w:r>
      <w:r w:rsidR="009D4220">
        <w:rPr>
          <w:rFonts w:ascii="Courier New" w:eastAsiaTheme="minorEastAsia" w:hAnsi="Courier New" w:cs="Courier New"/>
        </w:rPr>
        <w:t>t</w:t>
      </w:r>
      <w:r w:rsidR="009D4220">
        <w:rPr>
          <w:rFonts w:eastAsiaTheme="minorEastAsia" w:cs="Courier New"/>
        </w:rPr>
        <w:t xml:space="preserve"> </w:t>
      </w:r>
      <w:r w:rsidR="008D7F37">
        <w:rPr>
          <w:rFonts w:eastAsiaTheme="minorEastAsia" w:cs="Courier New"/>
        </w:rPr>
        <w:t xml:space="preserve">for </w:t>
      </w:r>
      <w:r w:rsidR="008D7F37" w:rsidRPr="008D7F37">
        <w:rPr>
          <w:rFonts w:ascii="Courier New" w:eastAsiaTheme="minorEastAsia" w:hAnsi="Courier New" w:cs="Courier New"/>
        </w:rPr>
        <w:t>ode45</w:t>
      </w:r>
      <w:r w:rsidR="008D7F37">
        <w:rPr>
          <w:rFonts w:eastAsiaTheme="minorEastAsia" w:cs="Courier New"/>
        </w:rPr>
        <w:t xml:space="preserve"> </w:t>
      </w:r>
      <w:r w:rsidR="009D4220">
        <w:rPr>
          <w:rFonts w:eastAsiaTheme="minorEastAsia" w:cs="Courier New"/>
        </w:rPr>
        <w:t xml:space="preserve">directly, </w:t>
      </w:r>
      <w:r w:rsidR="008D7F37">
        <w:rPr>
          <w:rFonts w:eastAsiaTheme="minorEastAsia" w:cs="Courier New"/>
        </w:rPr>
        <w:t xml:space="preserve">it is </w:t>
      </w:r>
      <w:r w:rsidR="009D4220">
        <w:rPr>
          <w:rFonts w:eastAsiaTheme="minorEastAsia" w:cs="Courier New"/>
        </w:rPr>
        <w:t xml:space="preserve">only </w:t>
      </w:r>
      <w:r w:rsidR="008D7F37">
        <w:rPr>
          <w:rFonts w:eastAsiaTheme="minorEastAsia" w:cs="Courier New"/>
        </w:rPr>
        <w:t>necessary to return</w:t>
      </w:r>
      <w:r w:rsidR="009D4220">
        <w:rPr>
          <w:rFonts w:eastAsiaTheme="minorEastAsia" w:cs="Courier New"/>
        </w:rPr>
        <w:t xml:space="preserve"> the second output</w:t>
      </w:r>
      <w:r w:rsidR="008D7F37">
        <w:rPr>
          <w:rFonts w:eastAsiaTheme="minorEastAsia" w:cs="Courier New"/>
        </w:rPr>
        <w:t xml:space="preserve"> argument </w:t>
      </w:r>
      <w:r w:rsidR="008D7F37" w:rsidRPr="008D7F37">
        <w:rPr>
          <w:rFonts w:ascii="Courier New" w:eastAsiaTheme="minorEastAsia" w:hAnsi="Courier New" w:cs="Courier New"/>
        </w:rPr>
        <w:t>Y</w:t>
      </w:r>
      <w:r w:rsidR="009D4220" w:rsidRPr="008D7F37">
        <w:rPr>
          <w:rFonts w:ascii="Courier New" w:eastAsiaTheme="minorEastAsia" w:hAnsi="Courier New" w:cs="Courier New"/>
        </w:rPr>
        <w:t xml:space="preserve"> </w:t>
      </w:r>
      <w:r w:rsidR="009D4220">
        <w:rPr>
          <w:rFonts w:eastAsiaTheme="minorEastAsia" w:cs="Courier New"/>
        </w:rPr>
        <w:t xml:space="preserve">from </w:t>
      </w:r>
      <w:r w:rsidR="009D4220" w:rsidRPr="009D4220">
        <w:rPr>
          <w:rFonts w:ascii="Courier New" w:eastAsiaTheme="minorEastAsia" w:hAnsi="Courier New" w:cs="Courier New"/>
        </w:rPr>
        <w:t>ode45</w:t>
      </w:r>
      <w:r w:rsidR="009D4220">
        <w:rPr>
          <w:rFonts w:eastAsiaTheme="minorEastAsia" w:cs="Courier New"/>
        </w:rPr>
        <w:t>.</w:t>
      </w:r>
      <w:commentRangeEnd w:id="14"/>
      <w:r w:rsidR="00F67EB6">
        <w:rPr>
          <w:rStyle w:val="CommentReference"/>
        </w:rPr>
        <w:commentReference w:id="14"/>
      </w:r>
      <w:commentRangeEnd w:id="15"/>
      <w:r w:rsidR="008D7F37">
        <w:rPr>
          <w:rStyle w:val="CommentReference"/>
        </w:rPr>
        <w:commentReference w:id="15"/>
      </w:r>
    </w:p>
    <w:p w14:paraId="6441E19D" w14:textId="77777777" w:rsidR="003D36C5" w:rsidRPr="009D4220" w:rsidRDefault="009D4220"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Y</w:t>
      </w:r>
      <w:r w:rsidR="003D36C5" w:rsidRPr="009D4220">
        <w:rPr>
          <w:rFonts w:ascii="Courier New" w:hAnsi="Courier New" w:cs="Courier New"/>
          <w:bCs/>
          <w:color w:val="000000" w:themeColor="text1"/>
        </w:rPr>
        <w:t xml:space="preserve">0 = [25; 2]; </w:t>
      </w:r>
    </w:p>
    <w:p w14:paraId="4E792D4F" w14:textId="77777777"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t = </w:t>
      </w:r>
      <w:proofErr w:type="spellStart"/>
      <w:proofErr w:type="gramStart"/>
      <w:r w:rsidRPr="009D4220">
        <w:rPr>
          <w:rFonts w:ascii="Courier New" w:hAnsi="Courier New" w:cs="Courier New"/>
          <w:bCs/>
          <w:color w:val="000000" w:themeColor="text1"/>
        </w:rPr>
        <w:t>linspace</w:t>
      </w:r>
      <w:proofErr w:type="spellEnd"/>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0, 1.5, 5000); </w:t>
      </w:r>
    </w:p>
    <w:p w14:paraId="19CC1169" w14:textId="77777777"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 </w:t>
      </w:r>
      <w:r w:rsidR="00A257DA">
        <w:rPr>
          <w:rFonts w:ascii="Courier New" w:hAnsi="Courier New" w:cs="Courier New"/>
          <w:bCs/>
          <w:color w:val="000000" w:themeColor="text1"/>
        </w:rPr>
        <w:t>Y</w:t>
      </w:r>
      <w:r w:rsidRPr="009D4220">
        <w:rPr>
          <w:rFonts w:ascii="Courier New" w:hAnsi="Courier New" w:cs="Courier New"/>
          <w:bCs/>
          <w:color w:val="000000" w:themeColor="text1"/>
        </w:rPr>
        <w:t>] = ode45(</w:t>
      </w:r>
      <w:proofErr w:type="spellStart"/>
      <w:r w:rsidRPr="009D4220">
        <w:rPr>
          <w:rFonts w:ascii="Courier New" w:hAnsi="Courier New" w:cs="Courier New"/>
          <w:bCs/>
          <w:color w:val="000000" w:themeColor="text1"/>
        </w:rPr>
        <w:t>RCK_Fun</w:t>
      </w:r>
      <w:proofErr w:type="spellEnd"/>
      <w:r w:rsidRPr="009D4220">
        <w:rPr>
          <w:rFonts w:ascii="Courier New" w:hAnsi="Courier New" w:cs="Courier New"/>
          <w:bCs/>
          <w:color w:val="000000" w:themeColor="text1"/>
        </w:rPr>
        <w:t xml:space="preserve">, t, </w:t>
      </w:r>
      <w:r w:rsidR="00A257DA">
        <w:rPr>
          <w:rFonts w:ascii="Courier New" w:hAnsi="Courier New" w:cs="Courier New"/>
          <w:bCs/>
          <w:color w:val="000000" w:themeColor="text1"/>
        </w:rPr>
        <w:t>Y</w:t>
      </w:r>
      <w:r w:rsidRPr="009D4220">
        <w:rPr>
          <w:rFonts w:ascii="Courier New" w:hAnsi="Courier New" w:cs="Courier New"/>
          <w:bCs/>
          <w:color w:val="000000" w:themeColor="text1"/>
        </w:rPr>
        <w:t>0, opts);</w:t>
      </w:r>
    </w:p>
    <w:p w14:paraId="44C4973A" w14:textId="77777777"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k_out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1); % Output per-capita wealth</w:t>
      </w:r>
    </w:p>
    <w:p w14:paraId="44EA5ABF" w14:textId="77777777"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c_out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2); % Output per-capita consumption</w:t>
      </w:r>
    </w:p>
    <w:p w14:paraId="18E9A949" w14:textId="77777777" w:rsidR="008D7F37" w:rsidRDefault="008D7F37"/>
    <w:p w14:paraId="65F6F41B" w14:textId="59680907" w:rsidR="00BD0BE5" w:rsidRDefault="008D7F37">
      <w:pPr>
        <w:rPr>
          <w:rFonts w:eastAsiaTheme="minorEastAsia"/>
        </w:rPr>
      </w:pPr>
      <w:r>
        <w:t>We use t</w:t>
      </w:r>
      <w:r w:rsidR="009D4220">
        <w:t xml:space="preserve">he MATLAB visualization function </w:t>
      </w:r>
      <w:r w:rsidR="009D4220" w:rsidRPr="009D4220">
        <w:rPr>
          <w:rFonts w:ascii="Courier New" w:hAnsi="Courier New" w:cs="Courier New"/>
        </w:rPr>
        <w:t>comet</w:t>
      </w:r>
      <w:r w:rsidR="009D4220">
        <w:t xml:space="preserve"> </w:t>
      </w:r>
      <w:r>
        <w:t>to</w:t>
      </w:r>
      <w:r w:rsidR="009D4220">
        <w:t xml:space="preserve"> create </w:t>
      </w:r>
      <w:commentRangeStart w:id="16"/>
      <w:commentRangeStart w:id="17"/>
      <w:r w:rsidR="009D4220">
        <w:t>an animated trajectory of the solution path</w:t>
      </w:r>
      <w:commentRangeEnd w:id="16"/>
      <w:r w:rsidR="00423C54">
        <w:rPr>
          <w:rStyle w:val="CommentReference"/>
        </w:rPr>
        <w:commentReference w:id="16"/>
      </w:r>
      <w:commentRangeEnd w:id="17"/>
      <w:r>
        <w:rPr>
          <w:rStyle w:val="CommentReference"/>
        </w:rPr>
        <w:commentReference w:id="17"/>
      </w:r>
      <w:r>
        <w:t>, showing the time evolution of capital and consumption</w:t>
      </w:r>
      <w:r w:rsidR="009D4220">
        <w:t xml:space="preserve">. The final frame of this animation, superimposed on the phase plane, is shown in </w:t>
      </w:r>
      <w:r w:rsidR="00E26BE6">
        <w:t>Figure</w:t>
      </w:r>
      <w:r w:rsidR="009D4220">
        <w:t xml:space="preserve"> 2. The red line is a small portion of the curve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sidR="009D4220">
        <w:rPr>
          <w:rFonts w:eastAsiaTheme="minorEastAsia"/>
        </w:rPr>
        <w:t xml:space="preserve"> as shown in </w:t>
      </w:r>
      <w:r w:rsidR="00E26BE6">
        <w:rPr>
          <w:rFonts w:eastAsiaTheme="minorEastAsia"/>
        </w:rPr>
        <w:t>Figure</w:t>
      </w:r>
      <w:r w:rsidR="009D4220">
        <w:rPr>
          <w:rFonts w:eastAsiaTheme="minorEastAsia"/>
        </w:rPr>
        <w:t xml:space="preserve"> 1.</w:t>
      </w:r>
    </w:p>
    <w:p w14:paraId="4DFF92F0" w14:textId="77777777" w:rsidR="00BD0BE5" w:rsidRDefault="00BD0BE5">
      <w:r>
        <w:rPr>
          <w:noProof/>
          <w:lang w:eastAsia="en-GB"/>
        </w:rPr>
        <w:drawing>
          <wp:inline distT="0" distB="0" distL="0" distR="0" wp14:anchorId="6921892E" wp14:editId="469887D2">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0B4E6F0" w14:textId="072F2804" w:rsidR="00BD0BE5" w:rsidRDefault="00BD0BE5" w:rsidP="00BD0BE5">
      <w:r>
        <w:t>Figure 2</w:t>
      </w:r>
      <w:r w:rsidR="00E26BE6">
        <w:t>.</w:t>
      </w:r>
      <w:r>
        <w:t xml:space="preserve"> Solution trajectory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=(25, 2)</m:t>
        </m:r>
      </m:oMath>
      <w:r>
        <w:rPr>
          <w:rFonts w:eastAsiaTheme="minorEastAsia"/>
        </w:rPr>
        <w:t xml:space="preserve"> obtained by solving the coupled system of equations directly using </w:t>
      </w:r>
      <w:r w:rsidRPr="00BD0BE5">
        <w:rPr>
          <w:rFonts w:ascii="Courier New" w:eastAsiaTheme="minorEastAsia" w:hAnsi="Courier New" w:cs="Courier New"/>
        </w:rPr>
        <w:t>ode45</w:t>
      </w:r>
      <w:r>
        <w:rPr>
          <w:rFonts w:eastAsiaTheme="minorEastAsia"/>
        </w:rPr>
        <w:t>.</w:t>
      </w:r>
    </w:p>
    <w:p w14:paraId="170C78A8" w14:textId="77777777" w:rsidR="00E26BE6" w:rsidRDefault="00E26BE6" w:rsidP="005A6DDC">
      <w:pPr>
        <w:rPr>
          <w:b/>
        </w:rPr>
      </w:pPr>
    </w:p>
    <w:p w14:paraId="19598B64" w14:textId="77777777" w:rsidR="008D7F37" w:rsidRDefault="008D7F37" w:rsidP="005A6DDC">
      <w:pPr>
        <w:rPr>
          <w:b/>
        </w:rPr>
      </w:pPr>
    </w:p>
    <w:p w14:paraId="4C8553F1" w14:textId="77777777" w:rsidR="008D7F37" w:rsidRDefault="008D7F37" w:rsidP="005A6DDC">
      <w:pPr>
        <w:rPr>
          <w:b/>
        </w:rPr>
      </w:pPr>
    </w:p>
    <w:p w14:paraId="307094E8" w14:textId="77777777" w:rsidR="008D7F37" w:rsidRDefault="008D7F37" w:rsidP="005A6DDC">
      <w:pPr>
        <w:rPr>
          <w:b/>
        </w:rPr>
      </w:pPr>
    </w:p>
    <w:p w14:paraId="547D74FC" w14:textId="31F21DDE" w:rsidR="005A6DDC" w:rsidRDefault="00E26BE6" w:rsidP="005A6DDC">
      <w:pPr>
        <w:rPr>
          <w:b/>
        </w:rPr>
      </w:pPr>
      <w:r>
        <w:rPr>
          <w:b/>
        </w:rPr>
        <w:lastRenderedPageBreak/>
        <w:t xml:space="preserve">Finding the </w:t>
      </w:r>
      <w:r w:rsidR="00A257DA">
        <w:rPr>
          <w:b/>
        </w:rPr>
        <w:t>Steady States and S</w:t>
      </w:r>
      <w:r w:rsidR="005A6DDC">
        <w:rPr>
          <w:b/>
        </w:rPr>
        <w:t xml:space="preserve">olving the System </w:t>
      </w:r>
      <w:r>
        <w:rPr>
          <w:b/>
        </w:rPr>
        <w:t>U</w:t>
      </w:r>
      <w:r w:rsidR="005A6DDC">
        <w:rPr>
          <w:b/>
        </w:rPr>
        <w:t>sing Time Elimination</w:t>
      </w:r>
    </w:p>
    <w:p w14:paraId="6BFDCAF9" w14:textId="7A0EF968" w:rsidR="005A6DDC" w:rsidRDefault="005A6DDC">
      <w:pPr>
        <w:rPr>
          <w:rFonts w:eastAsiaTheme="minorEastAsia"/>
        </w:rPr>
      </w:pPr>
      <w:r>
        <w:t xml:space="preserve">We can find the steady state(s) of the system by solving the equations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=0</m:t>
        </m:r>
      </m:oMath>
      <w:r>
        <w:rPr>
          <w:rFonts w:eastAsiaTheme="minorEastAsia"/>
        </w:rPr>
        <w:t xml:space="preserve">. Solving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the curve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r>
          <w:rPr>
            <w:rFonts w:ascii="Cambria Math" w:eastAsiaTheme="minorEastAsia" w:hAnsi="Cambria Math"/>
          </w:rPr>
          <m:t xml:space="preserve"> </m:t>
        </m:r>
      </m:oMath>
      <w:r w:rsidR="00E26BE6">
        <w:rPr>
          <w:rFonts w:eastAsiaTheme="minorEastAsia"/>
        </w:rPr>
        <w:t>(</w:t>
      </w:r>
      <w:r>
        <w:rPr>
          <w:rFonts w:eastAsiaTheme="minorEastAsia"/>
        </w:rPr>
        <w:t xml:space="preserve">the red curve in </w:t>
      </w:r>
      <w:r w:rsidR="00E26BE6">
        <w:rPr>
          <w:rFonts w:eastAsiaTheme="minorEastAsia"/>
        </w:rPr>
        <w:t>Figure</w:t>
      </w:r>
      <w:r>
        <w:rPr>
          <w:rFonts w:eastAsiaTheme="minorEastAsia"/>
        </w:rPr>
        <w:t xml:space="preserve"> 1</w:t>
      </w:r>
      <w:r w:rsidR="00E26BE6">
        <w:rPr>
          <w:rFonts w:eastAsiaTheme="minorEastAsia"/>
        </w:rPr>
        <w:t>)</w:t>
      </w:r>
      <w:r>
        <w:rPr>
          <w:rFonts w:eastAsiaTheme="minorEastAsia"/>
        </w:rPr>
        <w:t xml:space="preserve">. Solving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a single value for </w:t>
      </w:r>
      <m:oMath>
        <m:r>
          <w:rPr>
            <w:rFonts w:ascii="Cambria Math" w:eastAsiaTheme="minorEastAsia" w:hAnsi="Cambria Math"/>
          </w:rPr>
          <m:t>k,</m:t>
        </m:r>
      </m:oMath>
      <w:r>
        <w:rPr>
          <w:rFonts w:eastAsiaTheme="minorEastAsia"/>
        </w:rPr>
        <w:t xml:space="preserve"> namely</w:t>
      </w:r>
    </w:p>
    <w:p w14:paraId="0260B416" w14:textId="77777777" w:rsidR="005A6DDC" w:rsidRDefault="00653EAE">
      <m:oMathPara>
        <m:oMath>
          <m:acc>
            <m:accPr>
              <m:ctrlPr>
                <w:rPr>
                  <w:rFonts w:ascii="Cambria Math" w:hAnsi="Cambria Math"/>
                  <w:i/>
                </w:rPr>
              </m:ctrlPr>
            </m:accPr>
            <m:e>
              <m:r>
                <w:rPr>
                  <w:rFonts w:ascii="Cambria Math" w:hAnsi="Cambria Math"/>
                </w:rPr>
                <m:t>k</m:t>
              </m:r>
            </m:e>
          </m:acc>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α</m:t>
                      </m:r>
                    </m:num>
                    <m:den>
                      <m:r>
                        <w:rPr>
                          <w:rFonts w:ascii="Cambria Math" w:hAnsi="Cambria Math"/>
                        </w:rPr>
                        <m:t>ρϕ+θ+ξ+δ</m:t>
                      </m:r>
                    </m:den>
                  </m:f>
                </m:e>
              </m:d>
            </m:e>
            <m:sup>
              <m:r>
                <w:rPr>
                  <w:rFonts w:ascii="Cambria Math" w:hAnsi="Cambria Math"/>
                </w:rPr>
                <m:t>1/(1-α)</m:t>
              </m:r>
            </m:sup>
          </m:sSup>
          <m:r>
            <w:rPr>
              <w:rFonts w:ascii="Cambria Math" w:eastAsiaTheme="minorEastAsia" w:hAnsi="Cambria Math"/>
            </w:rPr>
            <m:t>.</m:t>
          </m:r>
        </m:oMath>
      </m:oMathPara>
    </w:p>
    <w:p w14:paraId="52E96CC2" w14:textId="73232E30" w:rsidR="00F11522" w:rsidRDefault="006E0DF5">
      <w:pPr>
        <w:rPr>
          <w:rFonts w:eastAsiaTheme="minorEastAsia"/>
        </w:rPr>
      </w:pPr>
      <w:r>
        <w:t xml:space="preserve">This value defines the vertical line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in </w:t>
      </w:r>
      <w:r w:rsidR="00E26BE6">
        <w:rPr>
          <w:rFonts w:eastAsiaTheme="minorEastAsia"/>
        </w:rPr>
        <w:t>Figure</w:t>
      </w:r>
      <w:r>
        <w:rPr>
          <w:rFonts w:eastAsiaTheme="minorEastAsia"/>
        </w:rPr>
        <w:t xml:space="preserve"> 1. We can us</w:t>
      </w:r>
      <w:r w:rsidR="00F11522">
        <w:rPr>
          <w:rFonts w:eastAsiaTheme="minorEastAsia"/>
        </w:rPr>
        <w:t>e the</w:t>
      </w:r>
      <w:r>
        <w:rPr>
          <w:rFonts w:eastAsiaTheme="minorEastAsia"/>
        </w:rPr>
        <w:t xml:space="preserve"> </w:t>
      </w:r>
      <w:proofErr w:type="spellStart"/>
      <w:r w:rsidRPr="006E0DF5">
        <w:rPr>
          <w:rFonts w:ascii="Courier New" w:eastAsiaTheme="minorEastAsia" w:hAnsi="Courier New" w:cs="Courier New"/>
        </w:rPr>
        <w:t>meshgrid</w:t>
      </w:r>
      <w:proofErr w:type="spellEnd"/>
      <w:r>
        <w:rPr>
          <w:rFonts w:eastAsiaTheme="minorEastAsia"/>
        </w:rPr>
        <w:t xml:space="preserve"> </w:t>
      </w:r>
      <w:r w:rsidR="00F11522">
        <w:rPr>
          <w:rFonts w:eastAsiaTheme="minorEastAsia"/>
        </w:rPr>
        <w:t xml:space="preserve">function </w:t>
      </w:r>
      <w:r>
        <w:rPr>
          <w:rFonts w:eastAsiaTheme="minorEastAsia"/>
        </w:rPr>
        <w:t xml:space="preserve">to create lattices </w:t>
      </w:r>
      <w:r w:rsidR="00F11522" w:rsidRPr="00F11522">
        <w:rPr>
          <w:rFonts w:ascii="Courier New" w:eastAsiaTheme="minorEastAsia" w:hAnsi="Courier New" w:cs="Courier New"/>
        </w:rPr>
        <w:t>K</w:t>
      </w:r>
      <w:r w:rsidR="00F11522">
        <w:rPr>
          <w:rFonts w:eastAsiaTheme="minorEastAsia"/>
        </w:rPr>
        <w:t xml:space="preserve"> and </w:t>
      </w:r>
      <w:r w:rsidR="00F11522" w:rsidRPr="00F11522">
        <w:rPr>
          <w:rFonts w:ascii="Courier New" w:eastAsiaTheme="minorEastAsia" w:hAnsi="Courier New" w:cs="Courier New"/>
        </w:rPr>
        <w:t>C</w:t>
      </w:r>
      <w:r w:rsidR="00F11522">
        <w:rPr>
          <w:rFonts w:eastAsiaTheme="minorEastAsia"/>
        </w:rPr>
        <w:t xml:space="preserve"> </w:t>
      </w:r>
      <w:r>
        <w:rPr>
          <w:rFonts w:eastAsiaTheme="minorEastAsia"/>
        </w:rPr>
        <w:t>of</w:t>
      </w:r>
      <w:r w:rsidR="00F11522">
        <w:rPr>
          <w:rFonts w:eastAsiaTheme="minorEastAsia"/>
        </w:rPr>
        <w:t xml:space="preserve"> capital/consumption</w:t>
      </w:r>
      <w:r>
        <w:rPr>
          <w:rFonts w:eastAsiaTheme="minorEastAsia"/>
        </w:rPr>
        <w:t xml:space="preserve"> </w:t>
      </w:r>
      <w:r w:rsidR="00FE618B">
        <w:rPr>
          <w:rFonts w:eastAsiaTheme="minorEastAsia"/>
        </w:rPr>
        <w:t xml:space="preserve">grid </w:t>
      </w:r>
      <w:r>
        <w:rPr>
          <w:rFonts w:eastAsiaTheme="minorEastAsia"/>
        </w:rPr>
        <w:t>points</w:t>
      </w:r>
      <w:r w:rsidR="00F11522">
        <w:rPr>
          <w:rFonts w:eastAsiaTheme="minorEastAsia"/>
        </w:rPr>
        <w:t>. Af</w:t>
      </w:r>
      <w:r w:rsidR="002D15D7">
        <w:rPr>
          <w:rFonts w:eastAsiaTheme="minorEastAsia"/>
        </w:rPr>
        <w:t xml:space="preserve">ter computing the </w:t>
      </w:r>
      <w:r w:rsidR="00F11522">
        <w:rPr>
          <w:rFonts w:eastAsiaTheme="minorEastAsia"/>
        </w:rPr>
        <w:t xml:space="preserve">differentials </w:t>
      </w:r>
      <w:proofErr w:type="spellStart"/>
      <w:r w:rsidR="00F11522" w:rsidRPr="006E0DF5">
        <w:rPr>
          <w:rFonts w:ascii="Courier New" w:eastAsiaTheme="minorEastAsia" w:hAnsi="Courier New" w:cs="Courier New"/>
        </w:rPr>
        <w:t>dK</w:t>
      </w:r>
      <w:proofErr w:type="spellEnd"/>
      <w:r w:rsidR="00F11522">
        <w:rPr>
          <w:rFonts w:eastAsiaTheme="minorEastAsia"/>
        </w:rPr>
        <w:t xml:space="preserve"> and </w:t>
      </w:r>
      <w:proofErr w:type="spellStart"/>
      <w:r w:rsidR="00F11522" w:rsidRPr="006E0DF5">
        <w:rPr>
          <w:rFonts w:ascii="Courier New" w:eastAsiaTheme="minorEastAsia" w:hAnsi="Courier New" w:cs="Courier New"/>
        </w:rPr>
        <w:t>dC</w:t>
      </w:r>
      <w:proofErr w:type="spellEnd"/>
      <w:r w:rsidR="00F11522">
        <w:rPr>
          <w:rFonts w:eastAsiaTheme="minorEastAsia"/>
        </w:rPr>
        <w:t xml:space="preserve"> as defined b</w:t>
      </w:r>
      <w:r w:rsidR="002D15D7">
        <w:rPr>
          <w:rFonts w:eastAsiaTheme="minorEastAsia"/>
        </w:rPr>
        <w:t xml:space="preserve">y the RCK equations, we can </w:t>
      </w:r>
      <w:r w:rsidR="00FE618B">
        <w:rPr>
          <w:rFonts w:eastAsiaTheme="minorEastAsia"/>
        </w:rPr>
        <w:t xml:space="preserve">then </w:t>
      </w:r>
      <w:r w:rsidR="00F11522">
        <w:rPr>
          <w:rFonts w:eastAsiaTheme="minorEastAsia"/>
        </w:rPr>
        <w:t>use</w:t>
      </w:r>
      <w:r>
        <w:rPr>
          <w:rFonts w:eastAsiaTheme="minorEastAsia"/>
        </w:rPr>
        <w:t xml:space="preserve"> the </w:t>
      </w:r>
      <w:proofErr w:type="spellStart"/>
      <w:r w:rsidRPr="006E0DF5">
        <w:rPr>
          <w:rFonts w:ascii="Courier New" w:eastAsiaTheme="minorEastAsia" w:hAnsi="Courier New" w:cs="Courier New"/>
        </w:rPr>
        <w:t>streamslice</w:t>
      </w:r>
      <w:proofErr w:type="spellEnd"/>
      <w:r>
        <w:rPr>
          <w:rFonts w:eastAsiaTheme="minorEastAsia"/>
        </w:rPr>
        <w:t xml:space="preserve"> visualization function</w:t>
      </w:r>
      <w:r w:rsidR="00F11522">
        <w:rPr>
          <w:rFonts w:eastAsiaTheme="minorEastAsia"/>
        </w:rPr>
        <w:t xml:space="preserve"> to render the streamlines in the </w:t>
      </w:r>
      <m:oMath>
        <m:r>
          <w:rPr>
            <w:rFonts w:ascii="Cambria Math" w:eastAsiaTheme="minorEastAsia" w:hAnsi="Cambria Math"/>
          </w:rPr>
          <m:t>(k, c)</m:t>
        </m:r>
      </m:oMath>
      <w:r w:rsidR="00F11522">
        <w:rPr>
          <w:rFonts w:eastAsiaTheme="minorEastAsia"/>
        </w:rPr>
        <w:t xml:space="preserve"> plane.</w:t>
      </w:r>
    </w:p>
    <w:p w14:paraId="5FFE343B" w14:textId="77777777" w:rsidR="006E0DF5" w:rsidRDefault="006E0DF5">
      <w:pPr>
        <w:rPr>
          <w:rFonts w:eastAsiaTheme="minorEastAsia"/>
        </w:rPr>
      </w:pPr>
      <w:proofErr w:type="spellStart"/>
      <w:proofErr w:type="gramStart"/>
      <w:r w:rsidRPr="006E0DF5">
        <w:rPr>
          <w:rFonts w:ascii="Courier New" w:eastAsiaTheme="minorEastAsia" w:hAnsi="Courier New" w:cs="Courier New"/>
        </w:rPr>
        <w:t>streamslice</w:t>
      </w:r>
      <w:proofErr w:type="spellEnd"/>
      <w:r w:rsidRPr="006E0DF5">
        <w:rPr>
          <w:rFonts w:ascii="Courier New" w:eastAsiaTheme="minorEastAsia" w:hAnsi="Courier New" w:cs="Courier New"/>
        </w:rPr>
        <w:t>(</w:t>
      </w:r>
      <w:proofErr w:type="gramEnd"/>
      <w:r w:rsidRPr="006E0DF5">
        <w:rPr>
          <w:rFonts w:ascii="Courier New" w:eastAsiaTheme="minorEastAsia" w:hAnsi="Courier New" w:cs="Courier New"/>
        </w:rPr>
        <w:t xml:space="preserve">K, C, </w:t>
      </w:r>
      <w:proofErr w:type="spellStart"/>
      <w:r w:rsidRPr="006E0DF5">
        <w:rPr>
          <w:rFonts w:ascii="Courier New" w:eastAsiaTheme="minorEastAsia" w:hAnsi="Courier New" w:cs="Courier New"/>
        </w:rPr>
        <w:t>dK</w:t>
      </w:r>
      <w:proofErr w:type="spellEnd"/>
      <w:r w:rsidRPr="006E0DF5">
        <w:rPr>
          <w:rFonts w:ascii="Courier New" w:eastAsiaTheme="minorEastAsia" w:hAnsi="Courier New" w:cs="Courier New"/>
        </w:rPr>
        <w:t xml:space="preserve">, </w:t>
      </w:r>
      <w:proofErr w:type="spellStart"/>
      <w:r>
        <w:rPr>
          <w:rFonts w:ascii="Courier New" w:eastAsiaTheme="minorEastAsia" w:hAnsi="Courier New" w:cs="Courier New"/>
        </w:rPr>
        <w:t>dC</w:t>
      </w:r>
      <w:proofErr w:type="spellEnd"/>
      <w:r>
        <w:rPr>
          <w:rFonts w:ascii="Courier New" w:eastAsiaTheme="minorEastAsia" w:hAnsi="Courier New" w:cs="Courier New"/>
        </w:rPr>
        <w:t>)</w:t>
      </w:r>
      <w:r>
        <w:rPr>
          <w:rFonts w:eastAsiaTheme="minorEastAsia"/>
        </w:rPr>
        <w:t xml:space="preserve"> </w:t>
      </w:r>
    </w:p>
    <w:p w14:paraId="36269F8A" w14:textId="27AFD210" w:rsidR="006E0DF5" w:rsidRDefault="00F11522">
      <w:pPr>
        <w:rPr>
          <w:rFonts w:eastAsiaTheme="minorEastAsia"/>
        </w:rPr>
      </w:pPr>
      <w:r>
        <w:t xml:space="preserve">Overlaying the curves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and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creates the phase portrait shown in </w:t>
      </w:r>
      <w:r w:rsidR="00E26BE6">
        <w:rPr>
          <w:rFonts w:eastAsiaTheme="minorEastAsia"/>
        </w:rPr>
        <w:t>Figure</w:t>
      </w:r>
      <w:r>
        <w:rPr>
          <w:rFonts w:eastAsiaTheme="minorEastAsia"/>
        </w:rPr>
        <w:t xml:space="preserve"> 1. </w:t>
      </w:r>
    </w:p>
    <w:p w14:paraId="02C33E63" w14:textId="725F6A25" w:rsidR="005A29C5" w:rsidRDefault="00F11522">
      <w:pPr>
        <w:rPr>
          <w:rFonts w:eastAsiaTheme="minorEastAsia"/>
        </w:rPr>
      </w:pPr>
      <w:r>
        <w:rPr>
          <w:rFonts w:eastAsiaTheme="minorEastAsia"/>
        </w:rPr>
        <w:t xml:space="preserve">As </w:t>
      </w:r>
      <w:r w:rsidR="00E26BE6">
        <w:rPr>
          <w:rFonts w:eastAsiaTheme="minorEastAsia"/>
        </w:rPr>
        <w:t>Carrol shows</w:t>
      </w:r>
      <w:r>
        <w:rPr>
          <w:rFonts w:eastAsiaTheme="minorEastAsia"/>
        </w:rPr>
        <w:t xml:space="preserve"> [</w:t>
      </w:r>
      <w:r w:rsidR="00FE618B">
        <w:rPr>
          <w:rFonts w:eastAsiaTheme="minorEastAsia"/>
        </w:rPr>
        <w:t>3</w:t>
      </w:r>
      <w:r>
        <w:rPr>
          <w:rFonts w:eastAsiaTheme="minorEastAsia"/>
        </w:rPr>
        <w:t xml:space="preserve">], there is no analytical solution for the model’s transition to its steady state. However, we can use the time elimination technique to obtain </w:t>
      </w:r>
      <w:r w:rsidR="005A29C5">
        <w:rPr>
          <w:rFonts w:eastAsiaTheme="minorEastAsia"/>
        </w:rPr>
        <w:t>the following:</w:t>
      </w:r>
    </w:p>
    <w:p w14:paraId="173D19DC" w14:textId="77777777" w:rsidR="005A29C5" w:rsidRDefault="005A29C5">
      <w:pPr>
        <w:rPr>
          <w:rFonts w:eastAsiaTheme="minorEastAsia"/>
        </w:rPr>
      </w:pPr>
      <w:r>
        <w:rPr>
          <w:rFonts w:eastAsiaTheme="minorEastAsia"/>
        </w:rPr>
        <w:t xml:space="preserve"> </w:t>
      </w:r>
      <w:r w:rsidR="002D15D7">
        <w:rPr>
          <w:rFonts w:eastAsiaTheme="minorEastAsia"/>
        </w:rPr>
        <w:br/>
      </w:r>
      <m:oMathPara>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dc/dt</m:t>
              </m:r>
            </m:num>
            <m:den>
              <m:r>
                <w:rPr>
                  <w:rFonts w:ascii="Cambria Math" w:eastAsiaTheme="minorEastAsia" w:hAnsi="Cambria Math"/>
                </w:rPr>
                <m:t>dk/dt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-θ-ξ-δ-ϕρ)</m:t>
              </m:r>
            </m:num>
            <m:den>
              <m:r>
                <w:rPr>
                  <w:rFonts w:ascii="Cambria Math" w:eastAsiaTheme="minorEastAsia" w:hAnsi="Cambria Math"/>
                </w:rPr>
                <m:t>ρ(f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den>
          </m:f>
          <m:r>
            <w:rPr>
              <w:rFonts w:ascii="Cambria Math" w:eastAsiaTheme="minorEastAsia" w:hAnsi="Cambria Math"/>
            </w:rPr>
            <m:t xml:space="preserve"> .</m:t>
          </m:r>
          <m:r>
            <m:rPr>
              <m:sty m:val="p"/>
            </m:rPr>
            <w:rPr>
              <w:rFonts w:eastAsiaTheme="minorEastAsia"/>
            </w:rPr>
            <w:br/>
          </m:r>
        </m:oMath>
      </m:oMathPara>
    </w:p>
    <w:p w14:paraId="1E15C1C0" w14:textId="69EFB424" w:rsidR="00F11522" w:rsidRDefault="005A29C5">
      <w:pPr>
        <w:rPr>
          <w:rFonts w:eastAsiaTheme="minorEastAsia"/>
        </w:rPr>
      </w:pPr>
      <w:r>
        <w:rPr>
          <w:rFonts w:eastAsiaTheme="minorEastAsia"/>
        </w:rPr>
        <w:t xml:space="preserve">Integrating with respect to </w:t>
      </w:r>
      <m:oMath>
        <m:r>
          <w:rPr>
            <w:rFonts w:ascii="Cambria Math" w:eastAsiaTheme="minorEastAsia" w:hAnsi="Cambria Math"/>
          </w:rPr>
          <m:t>k</m:t>
        </m:r>
      </m:oMath>
      <w:r w:rsidR="002D15D7">
        <w:rPr>
          <w:rFonts w:eastAsiaTheme="minorEastAsia"/>
        </w:rPr>
        <w:t xml:space="preserve"> gives </w:t>
      </w:r>
      <w:r>
        <w:rPr>
          <w:rFonts w:eastAsiaTheme="minorEastAsia"/>
        </w:rPr>
        <w:t xml:space="preserve">a solution trajectory for </w:t>
      </w:r>
      <m:oMath>
        <m:r>
          <w:rPr>
            <w:rFonts w:ascii="Cambria Math" w:eastAsiaTheme="minorEastAsia" w:hAnsi="Cambria Math"/>
          </w:rPr>
          <m:t>c</m:t>
        </m:r>
      </m:oMath>
      <w:r>
        <w:rPr>
          <w:rFonts w:eastAsiaTheme="minorEastAsia"/>
        </w:rPr>
        <w:t xml:space="preserve"> as a function of </w:t>
      </w:r>
      <m:oMath>
        <m:r>
          <w:rPr>
            <w:rFonts w:ascii="Cambria Math" w:eastAsiaTheme="minorEastAsia" w:hAnsi="Cambria Math"/>
          </w:rPr>
          <m:t>k</m:t>
        </m:r>
      </m:oMath>
      <w:r>
        <w:rPr>
          <w:rFonts w:eastAsiaTheme="minorEastAsia"/>
        </w:rPr>
        <w:t>.</w:t>
      </w:r>
      <w:r w:rsidR="00F11522">
        <w:rPr>
          <w:rFonts w:eastAsiaTheme="minorEastAsia"/>
        </w:rPr>
        <w:t xml:space="preserve"> </w:t>
      </w:r>
      <w:r>
        <w:rPr>
          <w:rFonts w:eastAsiaTheme="minorEastAsia"/>
        </w:rPr>
        <w:t xml:space="preserve">To avoid problems evaluating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oMath>
      <w:r>
        <w:rPr>
          <w:rFonts w:eastAsiaTheme="minorEastAsia"/>
        </w:rPr>
        <w:t xml:space="preserve"> when its numerator or denominator are zero, we split the </w:t>
      </w:r>
      <m:oMath>
        <m:r>
          <w:rPr>
            <w:rFonts w:ascii="Cambria Math" w:eastAsiaTheme="minorEastAsia" w:hAnsi="Cambria Math"/>
          </w:rPr>
          <m:t>k</m:t>
        </m:r>
      </m:oMath>
      <w:r>
        <w:rPr>
          <w:rFonts w:eastAsiaTheme="minorEastAsia"/>
        </w:rPr>
        <w:t>-domain into two parts</w:t>
      </w:r>
      <w:r w:rsidR="00E26BE6">
        <w:rPr>
          <w:rFonts w:eastAsiaTheme="minorEastAsia"/>
        </w:rPr>
        <w:t>,</w:t>
      </w:r>
      <w:r w:rsidR="00423C54">
        <w:rPr>
          <w:rFonts w:eastAsiaTheme="minorEastAsia"/>
        </w:rPr>
        <w:t xml:space="preserve"> </w:t>
      </w:r>
      <w:r>
        <w:rPr>
          <w:rFonts w:eastAsiaTheme="minorEastAsia"/>
        </w:rPr>
        <w:t xml:space="preserve">one to the left of </w:t>
      </w:r>
      <m:oMath>
        <m:acc>
          <m:accPr>
            <m:ctrlPr>
              <w:rPr>
                <w:rFonts w:ascii="Cambria Math" w:hAnsi="Cambria Math"/>
                <w:i/>
              </w:rPr>
            </m:ctrlPr>
          </m:accPr>
          <m:e>
            <m:r>
              <w:rPr>
                <w:rFonts w:ascii="Cambria Math" w:hAnsi="Cambria Math"/>
              </w:rPr>
              <m:t>k</m:t>
            </m:r>
          </m:e>
        </m:acc>
      </m:oMath>
      <w:r>
        <w:rPr>
          <w:rFonts w:eastAsiaTheme="minorEastAsia"/>
        </w:rPr>
        <w:t xml:space="preserve"> and one to the right [2].</w:t>
      </w:r>
      <w:r w:rsidR="005D77AA">
        <w:rPr>
          <w:rFonts w:eastAsiaTheme="minorEastAsia"/>
        </w:rPr>
        <w:t xml:space="preserve"> Applying </w:t>
      </w:r>
      <w:r w:rsidR="005D77AA" w:rsidRPr="005D77AA">
        <w:rPr>
          <w:rFonts w:ascii="Courier New" w:eastAsiaTheme="minorEastAsia" w:hAnsi="Courier New" w:cs="Courier New"/>
        </w:rPr>
        <w:t>ode45</w:t>
      </w:r>
      <w:r w:rsidR="005D77AA">
        <w:rPr>
          <w:rFonts w:eastAsiaTheme="minorEastAsia"/>
        </w:rPr>
        <w:t xml:space="preserve"> gives the solution trajectory </w:t>
      </w:r>
      <w:r w:rsidR="00E26BE6">
        <w:rPr>
          <w:rFonts w:eastAsiaTheme="minorEastAsia"/>
        </w:rPr>
        <w:t>(Figure</w:t>
      </w:r>
      <w:r w:rsidR="005D77AA">
        <w:rPr>
          <w:rFonts w:eastAsiaTheme="minorEastAsia"/>
        </w:rPr>
        <w:t xml:space="preserve"> 3</w:t>
      </w:r>
      <w:r w:rsidR="00E26BE6">
        <w:rPr>
          <w:rFonts w:eastAsiaTheme="minorEastAsia"/>
        </w:rPr>
        <w:t>)</w:t>
      </w:r>
      <w:r w:rsidR="005D77AA">
        <w:rPr>
          <w:rFonts w:eastAsiaTheme="minorEastAsia"/>
        </w:rPr>
        <w:t>.</w:t>
      </w:r>
    </w:p>
    <w:p w14:paraId="43B6AF67" w14:textId="77777777" w:rsidR="005D77AA" w:rsidRDefault="005D77AA">
      <w:r>
        <w:rPr>
          <w:noProof/>
          <w:lang w:eastAsia="en-GB"/>
        </w:rPr>
        <w:drawing>
          <wp:inline distT="0" distB="0" distL="0" distR="0" wp14:anchorId="649F6285" wp14:editId="51938359">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273D54A" w14:textId="2BDEB0DB" w:rsidR="006E0DF5" w:rsidRDefault="005D77AA">
      <w:r>
        <w:lastRenderedPageBreak/>
        <w:t>Figure 3</w:t>
      </w:r>
      <w:r w:rsidR="00423C54">
        <w:t>.</w:t>
      </w:r>
      <w:r>
        <w:t xml:space="preserve"> Upper and lower solution paths for a consumption strategy obtained using the time-elimination method.</w:t>
      </w:r>
    </w:p>
    <w:p w14:paraId="40CA4DAD" w14:textId="138A5294" w:rsidR="005D77AA" w:rsidRDefault="00E26BE6">
      <w:r>
        <w:t>Note</w:t>
      </w:r>
      <w:r w:rsidR="005D77AA">
        <w:t xml:space="preserve"> that the upper solution path is smooth, whereas the lower solution path </w:t>
      </w:r>
      <w:r w:rsidR="004A70ED">
        <w:t>suffers from numerical instabilities</w:t>
      </w:r>
      <w:r w:rsidR="00DF5BD4">
        <w:t xml:space="preserve"> in the vicinity of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sidR="004A70ED">
        <w:t xml:space="preserve">, a characteristic of </w:t>
      </w:r>
      <w:r w:rsidR="009C2EB5">
        <w:t xml:space="preserve">certain </w:t>
      </w:r>
      <w:r w:rsidR="004A70ED">
        <w:t>stiff systems.</w:t>
      </w:r>
      <w:r w:rsidR="002F3FD2">
        <w:t xml:space="preserve"> </w:t>
      </w:r>
      <w:r w:rsidR="009C2EB5">
        <w:t xml:space="preserve">In </w:t>
      </w:r>
      <w:r w:rsidR="00423C54">
        <w:t>our example</w:t>
      </w:r>
      <w:r w:rsidR="009C2EB5">
        <w:t xml:space="preserve">, instead of using </w:t>
      </w:r>
      <w:r w:rsidR="009C2EB5" w:rsidRPr="009C2EB5">
        <w:rPr>
          <w:rFonts w:ascii="Courier New" w:hAnsi="Courier New" w:cs="Courier New"/>
        </w:rPr>
        <w:t>ode45</w:t>
      </w:r>
      <w:r w:rsidR="009C2EB5">
        <w:t xml:space="preserve">, we use a solver designed to handle stiff systems, such as </w:t>
      </w:r>
      <w:r w:rsidR="009C2EB5" w:rsidRPr="009C2EB5">
        <w:rPr>
          <w:rFonts w:ascii="Courier New" w:hAnsi="Courier New" w:cs="Courier New"/>
        </w:rPr>
        <w:t>ode15s</w:t>
      </w:r>
      <w:r w:rsidR="009C2EB5">
        <w:t xml:space="preserve">. </w:t>
      </w:r>
      <w:r w:rsidR="007376DD">
        <w:t xml:space="preserve">To improve the reliability of the solution trajectory, we compute the Jacobian of the system and pass it to the solver via </w:t>
      </w:r>
      <w:proofErr w:type="spellStart"/>
      <w:r w:rsidR="007376DD" w:rsidRPr="007376DD">
        <w:rPr>
          <w:rFonts w:ascii="Courier New" w:hAnsi="Courier New" w:cs="Courier New"/>
        </w:rPr>
        <w:t>odeset</w:t>
      </w:r>
      <w:proofErr w:type="spellEnd"/>
      <w:r w:rsidR="007376DD">
        <w:t xml:space="preserve">. </w:t>
      </w:r>
      <w:r w:rsidR="009C2EB5">
        <w:t xml:space="preserve">The resulting smooth path is shown in </w:t>
      </w:r>
      <w:r>
        <w:t>Figure</w:t>
      </w:r>
      <w:r w:rsidR="009C2EB5">
        <w:t xml:space="preserve"> 4.</w:t>
      </w:r>
      <w:r w:rsidR="007376DD">
        <w:t xml:space="preserve"> </w:t>
      </w:r>
      <w:r w:rsidR="00423C54">
        <w:t>For</w:t>
      </w:r>
      <w:r w:rsidR="007376DD">
        <w:t xml:space="preserve"> larger </w:t>
      </w:r>
      <w:r w:rsidR="006B31D2">
        <w:t xml:space="preserve">or more complex </w:t>
      </w:r>
      <w:r w:rsidR="007376DD">
        <w:t xml:space="preserve">systems, we could use Symbolic </w:t>
      </w:r>
      <w:r>
        <w:t xml:space="preserve">Math </w:t>
      </w:r>
      <w:proofErr w:type="spellStart"/>
      <w:r w:rsidR="007376DD">
        <w:t>Toolbox</w:t>
      </w:r>
      <w:r w:rsidR="007376DD" w:rsidRPr="007376DD">
        <w:rPr>
          <w:vertAlign w:val="superscript"/>
        </w:rPr>
        <w:t>TM</w:t>
      </w:r>
      <w:proofErr w:type="spellEnd"/>
      <w:r w:rsidR="007376DD">
        <w:t xml:space="preserve"> to compute analytic Jacobians without manual calculation.</w:t>
      </w:r>
    </w:p>
    <w:p w14:paraId="2C12BEDD" w14:textId="77777777" w:rsidR="00C013FB" w:rsidRDefault="00C013FB">
      <w:r>
        <w:rPr>
          <w:noProof/>
          <w:lang w:eastAsia="en-GB"/>
        </w:rPr>
        <w:drawing>
          <wp:inline distT="0" distB="0" distL="0" distR="0" wp14:anchorId="2322D0EA" wp14:editId="09B563D9">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630F608" w14:textId="3C8EBF66" w:rsidR="00C013FB" w:rsidRDefault="00C013FB" w:rsidP="00C013FB">
      <w:r>
        <w:t>Figure 4</w:t>
      </w:r>
      <w:r w:rsidR="00E26BE6">
        <w:t>.</w:t>
      </w:r>
      <w:r>
        <w:t xml:space="preserve"> Lower solution path obtained using the stiff solver </w:t>
      </w:r>
      <w:r w:rsidRPr="00C013FB">
        <w:rPr>
          <w:rFonts w:ascii="Courier New" w:hAnsi="Courier New" w:cs="Courier New"/>
        </w:rPr>
        <w:t>ode15s</w:t>
      </w:r>
      <w:r>
        <w:t>.</w:t>
      </w:r>
    </w:p>
    <w:p w14:paraId="7F5B7143" w14:textId="4B517868" w:rsidR="00FF0546" w:rsidRDefault="00FF0546" w:rsidP="00C013FB">
      <w:pPr>
        <w:rPr>
          <w:b/>
        </w:rPr>
      </w:pPr>
      <w:r w:rsidRPr="00C013FB">
        <w:rPr>
          <w:b/>
        </w:rPr>
        <w:t xml:space="preserve">Creating the </w:t>
      </w:r>
      <w:r w:rsidR="00C013FB">
        <w:rPr>
          <w:b/>
        </w:rPr>
        <w:t>RCK M</w:t>
      </w:r>
      <w:r w:rsidRPr="00C013FB">
        <w:rPr>
          <w:b/>
        </w:rPr>
        <w:t xml:space="preserve">odel </w:t>
      </w:r>
      <w:r w:rsidR="00E26BE6">
        <w:rPr>
          <w:b/>
        </w:rPr>
        <w:t>U</w:t>
      </w:r>
      <w:r w:rsidRPr="00C013FB">
        <w:rPr>
          <w:b/>
        </w:rPr>
        <w:t>sing Simulink</w:t>
      </w:r>
    </w:p>
    <w:p w14:paraId="721507CE" w14:textId="08838F7E" w:rsidR="00883D03" w:rsidRDefault="002F71E6" w:rsidP="006D6FC1">
      <w:r>
        <w:t xml:space="preserve">Using MATLAB, we solved the RCK system using techniques familiar to technical computing professionals. We’ll now use Simulink to solve the same system, using an approach which is not widely used by financial practitioners. </w:t>
      </w:r>
      <w:commentRangeStart w:id="18"/>
      <w:r w:rsidR="006D6FC1" w:rsidRPr="00306E72">
        <w:t>Simulink</w:t>
      </w:r>
      <w:commentRangeEnd w:id="18"/>
      <w:r w:rsidR="00E26BE6">
        <w:rPr>
          <w:rStyle w:val="CommentReference"/>
        </w:rPr>
        <w:commentReference w:id="18"/>
      </w:r>
      <w:r w:rsidR="006D6FC1" w:rsidRPr="00306E72">
        <w:t xml:space="preserve"> provides </w:t>
      </w:r>
      <w:r w:rsidR="00E26BE6">
        <w:t>libraries</w:t>
      </w:r>
      <w:r w:rsidR="006D6FC1" w:rsidRPr="00306E72">
        <w:t xml:space="preserve"> of predefined blocks that </w:t>
      </w:r>
      <w:r>
        <w:t>we</w:t>
      </w:r>
      <w:r w:rsidR="006D6FC1" w:rsidRPr="00306E72">
        <w:t xml:space="preserve"> c</w:t>
      </w:r>
      <w:r w:rsidR="00883D03">
        <w:t xml:space="preserve">an combine to create a complete visual representation of </w:t>
      </w:r>
      <w:r>
        <w:t>a</w:t>
      </w:r>
      <w:r w:rsidR="006D6FC1" w:rsidRPr="00306E72">
        <w:t xml:space="preserve"> system </w:t>
      </w:r>
      <w:r w:rsidR="00883D03">
        <w:t xml:space="preserve">of ODEs. Simulink is also </w:t>
      </w:r>
      <w:r w:rsidR="006D6FC1" w:rsidRPr="00306E72">
        <w:t xml:space="preserve">a simulation engine </w:t>
      </w:r>
      <w:r w:rsidR="00883D03">
        <w:t xml:space="preserve">providing fixed and variable time </w:t>
      </w:r>
      <w:r w:rsidR="006D6FC1" w:rsidRPr="00306E72">
        <w:t>step ODE solvers.</w:t>
      </w:r>
    </w:p>
    <w:p w14:paraId="2BD95C67" w14:textId="42A75659" w:rsidR="006D6FC1" w:rsidRDefault="00883D03" w:rsidP="006D6FC1">
      <w:pPr>
        <w:rPr>
          <w:color w:val="FF0000"/>
        </w:rPr>
      </w:pPr>
      <w:r>
        <w:t xml:space="preserve">Data is represented in </w:t>
      </w:r>
      <w:r w:rsidR="006D6FC1" w:rsidRPr="00306E72">
        <w:t xml:space="preserve">Simulink </w:t>
      </w:r>
      <w:r>
        <w:t>in two ways</w:t>
      </w:r>
      <w:r w:rsidR="00E26BE6">
        <w:t xml:space="preserve">: </w:t>
      </w:r>
      <w:r w:rsidR="00935871">
        <w:t>as signals</w:t>
      </w:r>
      <w:r w:rsidR="00E26BE6">
        <w:t xml:space="preserve"> and </w:t>
      </w:r>
      <w:r w:rsidR="00935871">
        <w:t>as</w:t>
      </w:r>
      <w:r w:rsidR="00E26BE6">
        <w:t xml:space="preserve"> parameters. </w:t>
      </w:r>
      <w:r>
        <w:t xml:space="preserve"> </w:t>
      </w:r>
      <w:r w:rsidR="006D6FC1" w:rsidRPr="002F71E6">
        <w:t>Signals</w:t>
      </w:r>
      <w:r w:rsidR="006D6FC1" w:rsidRPr="00306E72">
        <w:t xml:space="preserve"> are </w:t>
      </w:r>
      <w:r w:rsidR="00F51893">
        <w:t>the lines connecting blocks</w:t>
      </w:r>
      <w:r w:rsidR="00423C54">
        <w:t>,</w:t>
      </w:r>
      <w:r w:rsidR="00F51893">
        <w:t xml:space="preserve"> and represent </w:t>
      </w:r>
      <w:r w:rsidR="006D6FC1" w:rsidRPr="00306E72">
        <w:t>time-varying data</w:t>
      </w:r>
      <w:r w:rsidR="00F51893">
        <w:t xml:space="preserve">, </w:t>
      </w:r>
      <w:r w:rsidR="00E26BE6">
        <w:t>such as</w:t>
      </w:r>
      <w:r w:rsidR="009218F0">
        <w:t xml:space="preserve"> the derivative</w:t>
      </w:r>
      <w:r w:rsidR="00F51893">
        <w:t xml:space="preserve">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F51893">
        <w:t>.</w:t>
      </w:r>
      <w:r w:rsidR="006D6FC1" w:rsidRPr="00306E72">
        <w:t xml:space="preserve"> </w:t>
      </w:r>
      <w:r w:rsidR="006D6FC1" w:rsidRPr="002F71E6">
        <w:t>Parameters</w:t>
      </w:r>
      <w:r w:rsidR="006D6FC1" w:rsidRPr="00306E72">
        <w:t xml:space="preserve"> are </w:t>
      </w:r>
      <w:r w:rsidR="00D22C95">
        <w:t xml:space="preserve">system </w:t>
      </w:r>
      <w:r w:rsidR="00F51893">
        <w:t>values stored inside blocks</w:t>
      </w:r>
      <w:r w:rsidR="002F71E6">
        <w:t xml:space="preserve"> </w:t>
      </w:r>
      <w:r w:rsidR="00423C54">
        <w:t>-</w:t>
      </w:r>
      <w:r w:rsidR="002F71E6">
        <w:t xml:space="preserve"> </w:t>
      </w:r>
      <w:r w:rsidR="00E26BE6">
        <w:t>for example</w:t>
      </w:r>
      <w:r w:rsidR="009218F0">
        <w:t>,</w:t>
      </w:r>
      <w:r w:rsidR="00D22C95">
        <w:t xml:space="preserve"> the initial condition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D22C95">
        <w:t>.</w:t>
      </w:r>
    </w:p>
    <w:p w14:paraId="4CBAAAEB" w14:textId="2B3B958D" w:rsidR="00F35868" w:rsidRDefault="004F1341" w:rsidP="00C013FB">
      <w:r>
        <w:t xml:space="preserve">When </w:t>
      </w:r>
      <w:proofErr w:type="spellStart"/>
      <w:r>
        <w:t>modeling</w:t>
      </w:r>
      <w:proofErr w:type="spellEnd"/>
      <w:r>
        <w:t xml:space="preserve"> ODEs, we begin with the </w:t>
      </w:r>
      <w:r w:rsidRPr="00DB6820">
        <w:rPr>
          <w:rFonts w:cs="Courier New"/>
        </w:rPr>
        <w:t>Integrator</w:t>
      </w:r>
      <w:r>
        <w:t xml:space="preserve"> block from the </w:t>
      </w:r>
      <w:r w:rsidRPr="00DB6820">
        <w:rPr>
          <w:rFonts w:cs="Courier New"/>
        </w:rPr>
        <w:t>Continuous</w:t>
      </w:r>
      <w:r>
        <w:t xml:space="preserve"> library. </w:t>
      </w:r>
      <w:r w:rsidR="00F35868">
        <w:t>This block integrates its input signal</w:t>
      </w:r>
      <w:r>
        <w:t xml:space="preserve"> (the derivative)</w:t>
      </w:r>
      <w:r w:rsidR="00F35868">
        <w:t xml:space="preserve">. </w:t>
      </w:r>
      <w:r w:rsidR="00020681">
        <w:t xml:space="preserve">Since the system has first-order derivatives for </w:t>
      </w:r>
      <w:r w:rsidR="00020681" w:rsidRPr="004F1341">
        <w:rPr>
          <w:i/>
        </w:rPr>
        <w:t>k</w:t>
      </w:r>
      <w:r w:rsidR="00020681">
        <w:t xml:space="preserve"> and </w:t>
      </w:r>
      <w:r w:rsidR="00020681" w:rsidRPr="004F1341">
        <w:rPr>
          <w:i/>
        </w:rPr>
        <w:t>c</w:t>
      </w:r>
      <w:r w:rsidR="00020681">
        <w:t>, we begin with two integrator blocks</w:t>
      </w:r>
      <w:r>
        <w:t xml:space="preserve">. The </w:t>
      </w:r>
      <w:r w:rsidR="00E54362">
        <w:t xml:space="preserve">initial conditions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 xml:space="preserve"> = 5</m:t>
        </m:r>
      </m:oMath>
      <w:r w:rsidR="00583243">
        <w:t xml:space="preserve"> and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 3</m:t>
        </m:r>
      </m:oMath>
      <w:r w:rsidR="00583243">
        <w:t xml:space="preserve"> </w:t>
      </w:r>
      <w:r>
        <w:t>are assigned as parameters inside the integrator blocks</w:t>
      </w:r>
      <w:r w:rsidR="000F22AA">
        <w:t xml:space="preserve"> (Figure </w:t>
      </w:r>
      <w:r w:rsidR="00DB6820">
        <w:t>5</w:t>
      </w:r>
      <w:r w:rsidR="000F22AA">
        <w:t>)</w:t>
      </w:r>
      <w:r>
        <w:t>.</w:t>
      </w:r>
      <w:r w:rsidR="00E54362">
        <w:t xml:space="preserve"> </w:t>
      </w:r>
    </w:p>
    <w:p w14:paraId="303BC87F" w14:textId="77777777" w:rsidR="005269C7" w:rsidRDefault="005269C7" w:rsidP="005269C7">
      <w:pPr>
        <w:jc w:val="center"/>
      </w:pPr>
      <w:r>
        <w:rPr>
          <w:noProof/>
          <w:lang w:eastAsia="en-GB"/>
        </w:rPr>
        <w:lastRenderedPageBreak/>
        <w:drawing>
          <wp:inline distT="0" distB="0" distL="0" distR="0" wp14:anchorId="0EC43036" wp14:editId="177A39D2">
            <wp:extent cx="2663825" cy="192731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gratorBlocks.PNG"/>
                    <pic:cNvPicPr/>
                  </pic:nvPicPr>
                  <pic:blipFill>
                    <a:blip r:embed="rId16">
                      <a:extLst>
                        <a:ext uri="{28A0092B-C50C-407E-A947-70E740481C1C}">
                          <a14:useLocalDpi xmlns:a14="http://schemas.microsoft.com/office/drawing/2010/main" val="0"/>
                        </a:ext>
                      </a:extLst>
                    </a:blip>
                    <a:stretch>
                      <a:fillRect/>
                    </a:stretch>
                  </pic:blipFill>
                  <pic:spPr>
                    <a:xfrm>
                      <a:off x="0" y="0"/>
                      <a:ext cx="2673806" cy="1934536"/>
                    </a:xfrm>
                    <a:prstGeom prst="rect">
                      <a:avLst/>
                    </a:prstGeom>
                  </pic:spPr>
                </pic:pic>
              </a:graphicData>
            </a:graphic>
          </wp:inline>
        </w:drawing>
      </w:r>
    </w:p>
    <w:p w14:paraId="69B119E8" w14:textId="33B22AF2" w:rsidR="000F22AA" w:rsidRDefault="000F22AA" w:rsidP="005269C7">
      <w:r>
        <w:t xml:space="preserve">Figure </w:t>
      </w:r>
      <w:r w:rsidR="00DB6820">
        <w:t>5</w:t>
      </w:r>
      <w:r w:rsidR="00935871">
        <w:t>.</w:t>
      </w:r>
      <w:r>
        <w:t xml:space="preserve"> </w:t>
      </w:r>
      <w:r w:rsidR="00423C54">
        <w:t>Integrator blocks for k and c.</w:t>
      </w:r>
      <w:r w:rsidR="00423C54" w:rsidRPr="00423C54">
        <w:t xml:space="preserve"> </w:t>
      </w:r>
      <w:r w:rsidR="00423C54">
        <w:t>The</w:t>
      </w:r>
      <w:r w:rsidR="00423C54">
        <w:t xml:space="preserve"> red lines indicate signals not </w:t>
      </w:r>
      <w:r w:rsidR="00DB6820">
        <w:t xml:space="preserve">yet connected to other blocks. </w:t>
      </w:r>
    </w:p>
    <w:p w14:paraId="4A3BBEA9" w14:textId="03414145" w:rsidR="005269C7" w:rsidRDefault="000F22AA" w:rsidP="005269C7">
      <w:pPr>
        <w:rPr>
          <w:rFonts w:eastAsiaTheme="minorEastAsia"/>
        </w:rPr>
      </w:pPr>
      <w:r>
        <w:t xml:space="preserve">We </w:t>
      </w:r>
      <w:r w:rsidR="009F3FA2">
        <w:t xml:space="preserve">implement the </w:t>
      </w:r>
      <w:r w:rsidR="00B32544">
        <w:t>right-hand side</w:t>
      </w:r>
      <w:r w:rsidR="00EA23F3">
        <w:t>s</w:t>
      </w:r>
      <w:r w:rsidR="00B32544">
        <w:t xml:space="preserve"> of the </w:t>
      </w:r>
      <w:r w:rsidR="00EA23F3">
        <w:t>RCK</w:t>
      </w:r>
      <w:r w:rsidR="00B32544">
        <w:t xml:space="preserve"> equation</w:t>
      </w:r>
      <w:r w:rsidR="00EA23F3">
        <w:t>s</w:t>
      </w:r>
      <w:r w:rsidR="00B32544">
        <w:rPr>
          <w:rFonts w:eastAsiaTheme="minorEastAsia"/>
        </w:rPr>
        <w:t xml:space="preserve"> </w:t>
      </w:r>
      <w:r>
        <w:rPr>
          <w:rFonts w:eastAsiaTheme="minorEastAsia"/>
        </w:rPr>
        <w:t xml:space="preserve">with </w:t>
      </w:r>
      <w:r w:rsidR="005269C7">
        <w:rPr>
          <w:rFonts w:eastAsiaTheme="minorEastAsia"/>
        </w:rPr>
        <w:t>the following blocks</w:t>
      </w:r>
      <w:r>
        <w:rPr>
          <w:rFonts w:eastAsiaTheme="minorEastAsia"/>
        </w:rPr>
        <w:t>:</w:t>
      </w:r>
    </w:p>
    <w:tbl>
      <w:tblPr>
        <w:tblStyle w:val="TableGrid"/>
        <w:tblW w:w="9205" w:type="dxa"/>
        <w:tblLook w:val="04A0" w:firstRow="1" w:lastRow="0" w:firstColumn="1" w:lastColumn="0" w:noHBand="0" w:noVBand="1"/>
      </w:tblPr>
      <w:tblGrid>
        <w:gridCol w:w="3067"/>
        <w:gridCol w:w="3067"/>
        <w:gridCol w:w="3071"/>
      </w:tblGrid>
      <w:tr w:rsidR="00D36D48" w14:paraId="10E081DC" w14:textId="77777777" w:rsidTr="00D36D48">
        <w:trPr>
          <w:trHeight w:val="542"/>
        </w:trPr>
        <w:tc>
          <w:tcPr>
            <w:tcW w:w="3067" w:type="dxa"/>
          </w:tcPr>
          <w:p w14:paraId="710E357B" w14:textId="77777777" w:rsidR="00D36D48" w:rsidRPr="00D36D48" w:rsidRDefault="00D36D48" w:rsidP="005269C7">
            <w:pPr>
              <w:rPr>
                <w:rFonts w:eastAsiaTheme="minorEastAsia"/>
                <w:b/>
              </w:rPr>
            </w:pPr>
            <w:r w:rsidRPr="00D36D48">
              <w:rPr>
                <w:rFonts w:eastAsiaTheme="minorEastAsia"/>
                <w:b/>
              </w:rPr>
              <w:t>Block</w:t>
            </w:r>
          </w:p>
        </w:tc>
        <w:tc>
          <w:tcPr>
            <w:tcW w:w="3067" w:type="dxa"/>
          </w:tcPr>
          <w:p w14:paraId="49269297" w14:textId="77777777" w:rsidR="00D36D48" w:rsidRPr="00D36D48" w:rsidRDefault="00D36D48" w:rsidP="005269C7">
            <w:pPr>
              <w:rPr>
                <w:rFonts w:eastAsiaTheme="minorEastAsia"/>
                <w:b/>
              </w:rPr>
            </w:pPr>
            <w:r w:rsidRPr="00D36D48">
              <w:rPr>
                <w:rFonts w:eastAsiaTheme="minorEastAsia"/>
                <w:b/>
              </w:rPr>
              <w:t>Symbol</w:t>
            </w:r>
          </w:p>
        </w:tc>
        <w:tc>
          <w:tcPr>
            <w:tcW w:w="3071" w:type="dxa"/>
          </w:tcPr>
          <w:p w14:paraId="67D27BB3" w14:textId="77777777" w:rsidR="00D36D48" w:rsidRPr="00D36D48" w:rsidRDefault="00D36D48" w:rsidP="005269C7">
            <w:pPr>
              <w:rPr>
                <w:rFonts w:eastAsiaTheme="minorEastAsia"/>
                <w:b/>
              </w:rPr>
            </w:pPr>
            <w:r w:rsidRPr="00D36D48">
              <w:rPr>
                <w:rFonts w:eastAsiaTheme="minorEastAsia"/>
                <w:b/>
              </w:rPr>
              <w:t>Purpose</w:t>
            </w:r>
          </w:p>
        </w:tc>
      </w:tr>
      <w:tr w:rsidR="00D36D48" w14:paraId="07C02919" w14:textId="77777777" w:rsidTr="00D36D48">
        <w:trPr>
          <w:trHeight w:val="972"/>
        </w:trPr>
        <w:tc>
          <w:tcPr>
            <w:tcW w:w="3067" w:type="dxa"/>
          </w:tcPr>
          <w:p w14:paraId="0FE283C1" w14:textId="77777777" w:rsidR="00D36D48" w:rsidRPr="00A41A28" w:rsidRDefault="00D36D48" w:rsidP="005269C7">
            <w:pPr>
              <w:rPr>
                <w:rFonts w:eastAsiaTheme="minorEastAsia"/>
              </w:rPr>
            </w:pPr>
            <w:r w:rsidRPr="00DB6820">
              <w:rPr>
                <w:rFonts w:eastAsiaTheme="minorEastAsia" w:cs="Courier New"/>
              </w:rPr>
              <w:t>Constant</w:t>
            </w:r>
          </w:p>
        </w:tc>
        <w:tc>
          <w:tcPr>
            <w:tcW w:w="3067" w:type="dxa"/>
          </w:tcPr>
          <w:p w14:paraId="7FE54ABE" w14:textId="77777777" w:rsidR="00D36D48" w:rsidRDefault="00D36D48" w:rsidP="005269C7">
            <w:pPr>
              <w:rPr>
                <w:rFonts w:eastAsiaTheme="minorEastAsia"/>
              </w:rPr>
            </w:pPr>
            <w:r>
              <w:rPr>
                <w:noProof/>
                <w:lang w:eastAsia="en-GB"/>
              </w:rPr>
              <w:drawing>
                <wp:inline distT="0" distB="0" distL="0" distR="0" wp14:anchorId="4708FB97" wp14:editId="3EA8A294">
                  <wp:extent cx="628022" cy="599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tantBlock.PNG"/>
                          <pic:cNvPicPr/>
                        </pic:nvPicPr>
                        <pic:blipFill>
                          <a:blip r:embed="rId17">
                            <a:extLst>
                              <a:ext uri="{28A0092B-C50C-407E-A947-70E740481C1C}">
                                <a14:useLocalDpi xmlns:a14="http://schemas.microsoft.com/office/drawing/2010/main" val="0"/>
                              </a:ext>
                            </a:extLst>
                          </a:blip>
                          <a:stretch>
                            <a:fillRect/>
                          </a:stretch>
                        </pic:blipFill>
                        <pic:spPr>
                          <a:xfrm>
                            <a:off x="0" y="0"/>
                            <a:ext cx="633659" cy="604856"/>
                          </a:xfrm>
                          <a:prstGeom prst="rect">
                            <a:avLst/>
                          </a:prstGeom>
                        </pic:spPr>
                      </pic:pic>
                    </a:graphicData>
                  </a:graphic>
                </wp:inline>
              </w:drawing>
            </w:r>
          </w:p>
        </w:tc>
        <w:tc>
          <w:tcPr>
            <w:tcW w:w="3071" w:type="dxa"/>
          </w:tcPr>
          <w:p w14:paraId="1A714DBE" w14:textId="51BC815A" w:rsidR="00D36D48" w:rsidRDefault="00D36D48" w:rsidP="005269C7">
            <w:pPr>
              <w:rPr>
                <w:rFonts w:eastAsiaTheme="minorEastAsia"/>
              </w:rPr>
            </w:pPr>
            <w:r>
              <w:rPr>
                <w:rFonts w:eastAsiaTheme="minorEastAsia"/>
              </w:rPr>
              <w:t xml:space="preserve">Reference model parameters (e.g., </w:t>
            </w:r>
            <w:proofErr w:type="spellStart"/>
            <w:r w:rsidRPr="005269C7">
              <w:rPr>
                <w:rFonts w:ascii="Courier New" w:eastAsiaTheme="minorEastAsia" w:hAnsi="Courier New" w:cs="Courier New"/>
              </w:rPr>
              <w:t>params</w:t>
            </w:r>
            <w:r>
              <w:rPr>
                <w:rFonts w:ascii="Courier New" w:eastAsiaTheme="minorEastAsia" w:hAnsi="Courier New" w:cs="Courier New"/>
              </w:rPr>
              <w:t>.phi</w:t>
            </w:r>
            <w:proofErr w:type="spellEnd"/>
            <w:r w:rsidRPr="00D36D48">
              <w:rPr>
                <w:rFonts w:eastAsiaTheme="minorEastAsia" w:cs="Courier New"/>
              </w:rPr>
              <w:t>)</w:t>
            </w:r>
          </w:p>
        </w:tc>
      </w:tr>
      <w:tr w:rsidR="00D36D48" w14:paraId="243E81C7" w14:textId="77777777" w:rsidTr="00D36D48">
        <w:trPr>
          <w:trHeight w:val="542"/>
        </w:trPr>
        <w:tc>
          <w:tcPr>
            <w:tcW w:w="3067" w:type="dxa"/>
          </w:tcPr>
          <w:p w14:paraId="71F56AF6" w14:textId="77777777" w:rsidR="00D36D48" w:rsidRPr="00A41A28" w:rsidRDefault="00D36D48" w:rsidP="005269C7">
            <w:pPr>
              <w:rPr>
                <w:rFonts w:eastAsiaTheme="minorEastAsia"/>
              </w:rPr>
            </w:pPr>
            <w:r w:rsidRPr="00DB6820">
              <w:rPr>
                <w:rFonts w:eastAsiaTheme="minorEastAsia" w:cs="Courier New"/>
              </w:rPr>
              <w:t>Product</w:t>
            </w:r>
          </w:p>
        </w:tc>
        <w:tc>
          <w:tcPr>
            <w:tcW w:w="3067" w:type="dxa"/>
          </w:tcPr>
          <w:p w14:paraId="6F155920" w14:textId="77777777" w:rsidR="00D36D48" w:rsidRDefault="00D36D48" w:rsidP="005269C7">
            <w:pPr>
              <w:rPr>
                <w:rFonts w:eastAsiaTheme="minorEastAsia"/>
              </w:rPr>
            </w:pPr>
            <w:r>
              <w:rPr>
                <w:noProof/>
                <w:lang w:eastAsia="en-GB"/>
              </w:rPr>
              <w:drawing>
                <wp:inline distT="0" distB="0" distL="0" distR="0" wp14:anchorId="6671CF9F" wp14:editId="3736E805">
                  <wp:extent cx="713433" cy="713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Block.PNG"/>
                          <pic:cNvPicPr/>
                        </pic:nvPicPr>
                        <pic:blipFill>
                          <a:blip r:embed="rId18">
                            <a:extLst>
                              <a:ext uri="{28A0092B-C50C-407E-A947-70E740481C1C}">
                                <a14:useLocalDpi xmlns:a14="http://schemas.microsoft.com/office/drawing/2010/main" val="0"/>
                              </a:ext>
                            </a:extLst>
                          </a:blip>
                          <a:stretch>
                            <a:fillRect/>
                          </a:stretch>
                        </pic:blipFill>
                        <pic:spPr>
                          <a:xfrm>
                            <a:off x="0" y="0"/>
                            <a:ext cx="721645" cy="721645"/>
                          </a:xfrm>
                          <a:prstGeom prst="rect">
                            <a:avLst/>
                          </a:prstGeom>
                        </pic:spPr>
                      </pic:pic>
                    </a:graphicData>
                  </a:graphic>
                </wp:inline>
              </w:drawing>
            </w:r>
          </w:p>
        </w:tc>
        <w:tc>
          <w:tcPr>
            <w:tcW w:w="3071" w:type="dxa"/>
          </w:tcPr>
          <w:p w14:paraId="210900E9" w14:textId="47BB4A03" w:rsidR="00D36D48" w:rsidRPr="003D5A3D" w:rsidRDefault="00D36D48" w:rsidP="00D36D48">
            <w:r>
              <w:rPr>
                <w:rFonts w:eastAsiaTheme="minorEastAsia"/>
              </w:rPr>
              <w:t>M</w:t>
            </w:r>
            <w:r w:rsidRPr="00D36D48">
              <w:rPr>
                <w:rFonts w:eastAsiaTheme="minorEastAsia"/>
              </w:rPr>
              <w:t>ultiply signals</w:t>
            </w:r>
          </w:p>
          <w:p w14:paraId="7174ADDA" w14:textId="77777777" w:rsidR="00D36D48" w:rsidRDefault="00D36D48" w:rsidP="005269C7">
            <w:pPr>
              <w:rPr>
                <w:rFonts w:eastAsiaTheme="minorEastAsia"/>
              </w:rPr>
            </w:pPr>
          </w:p>
        </w:tc>
      </w:tr>
      <w:tr w:rsidR="00D36D48" w14:paraId="4665FE0E" w14:textId="77777777" w:rsidTr="00D36D48">
        <w:trPr>
          <w:trHeight w:val="1115"/>
        </w:trPr>
        <w:tc>
          <w:tcPr>
            <w:tcW w:w="3067" w:type="dxa"/>
          </w:tcPr>
          <w:p w14:paraId="0D057342" w14:textId="77777777" w:rsidR="00D36D48" w:rsidRPr="00A41A28" w:rsidRDefault="00D36D48" w:rsidP="005269C7">
            <w:pPr>
              <w:rPr>
                <w:rFonts w:eastAsiaTheme="minorEastAsia"/>
              </w:rPr>
            </w:pPr>
            <w:r w:rsidRPr="00DB6820">
              <w:rPr>
                <w:rFonts w:eastAsiaTheme="minorEastAsia" w:cs="Courier New"/>
              </w:rPr>
              <w:t>Sum</w:t>
            </w:r>
          </w:p>
        </w:tc>
        <w:tc>
          <w:tcPr>
            <w:tcW w:w="3067" w:type="dxa"/>
          </w:tcPr>
          <w:p w14:paraId="252354CA" w14:textId="77777777" w:rsidR="00D36D48" w:rsidRDefault="00D36D48" w:rsidP="005269C7">
            <w:pPr>
              <w:rPr>
                <w:rFonts w:eastAsiaTheme="minorEastAsia"/>
              </w:rPr>
            </w:pPr>
            <w:r>
              <w:rPr>
                <w:noProof/>
                <w:lang w:eastAsia="en-GB"/>
              </w:rPr>
              <w:drawing>
                <wp:inline distT="0" distB="0" distL="0" distR="0" wp14:anchorId="506FD8D0" wp14:editId="6DDD8AF6">
                  <wp:extent cx="658203" cy="664989"/>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mBlock.PNG"/>
                          <pic:cNvPicPr/>
                        </pic:nvPicPr>
                        <pic:blipFill>
                          <a:blip r:embed="rId19">
                            <a:extLst>
                              <a:ext uri="{28A0092B-C50C-407E-A947-70E740481C1C}">
                                <a14:useLocalDpi xmlns:a14="http://schemas.microsoft.com/office/drawing/2010/main" val="0"/>
                              </a:ext>
                            </a:extLst>
                          </a:blip>
                          <a:stretch>
                            <a:fillRect/>
                          </a:stretch>
                        </pic:blipFill>
                        <pic:spPr>
                          <a:xfrm>
                            <a:off x="0" y="0"/>
                            <a:ext cx="679093" cy="686094"/>
                          </a:xfrm>
                          <a:prstGeom prst="rect">
                            <a:avLst/>
                          </a:prstGeom>
                        </pic:spPr>
                      </pic:pic>
                    </a:graphicData>
                  </a:graphic>
                </wp:inline>
              </w:drawing>
            </w:r>
          </w:p>
        </w:tc>
        <w:tc>
          <w:tcPr>
            <w:tcW w:w="3071" w:type="dxa"/>
          </w:tcPr>
          <w:p w14:paraId="57788A7F" w14:textId="771339A4" w:rsidR="00D36D48" w:rsidRDefault="00D36D48" w:rsidP="005269C7">
            <w:pPr>
              <w:rPr>
                <w:rFonts w:eastAsiaTheme="minorEastAsia"/>
              </w:rPr>
            </w:pPr>
            <w:r>
              <w:rPr>
                <w:rFonts w:eastAsiaTheme="minorEastAsia"/>
              </w:rPr>
              <w:t>Add or subtract signals</w:t>
            </w:r>
          </w:p>
        </w:tc>
      </w:tr>
      <w:tr w:rsidR="00D36D48" w14:paraId="4B1695D7" w14:textId="77777777" w:rsidTr="00D36D48">
        <w:trPr>
          <w:trHeight w:val="512"/>
        </w:trPr>
        <w:tc>
          <w:tcPr>
            <w:tcW w:w="3067" w:type="dxa"/>
          </w:tcPr>
          <w:p w14:paraId="51D049B5" w14:textId="77777777" w:rsidR="00D36D48" w:rsidRPr="00DB6820" w:rsidRDefault="00D36D48" w:rsidP="005269C7">
            <w:pPr>
              <w:rPr>
                <w:rFonts w:eastAsiaTheme="minorEastAsia" w:cs="Courier New"/>
              </w:rPr>
            </w:pPr>
            <w:r w:rsidRPr="00DB6820">
              <w:rPr>
                <w:rFonts w:eastAsiaTheme="minorEastAsia" w:cs="Courier New"/>
              </w:rPr>
              <w:t>Gain</w:t>
            </w:r>
          </w:p>
        </w:tc>
        <w:tc>
          <w:tcPr>
            <w:tcW w:w="3067" w:type="dxa"/>
          </w:tcPr>
          <w:p w14:paraId="3EA890CD" w14:textId="77777777" w:rsidR="00D36D48" w:rsidRDefault="00D36D48" w:rsidP="005269C7">
            <w:pPr>
              <w:rPr>
                <w:noProof/>
                <w:lang w:eastAsia="en-GB"/>
              </w:rPr>
            </w:pPr>
            <w:r>
              <w:rPr>
                <w:rFonts w:eastAsiaTheme="minorEastAsia"/>
                <w:noProof/>
                <w:lang w:eastAsia="en-GB"/>
              </w:rPr>
              <w:drawing>
                <wp:inline distT="0" distB="0" distL="0" distR="0" wp14:anchorId="6728F2AE" wp14:editId="28F2EC08">
                  <wp:extent cx="777687" cy="67000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inBlock.PNG"/>
                          <pic:cNvPicPr/>
                        </pic:nvPicPr>
                        <pic:blipFill>
                          <a:blip r:embed="rId20">
                            <a:extLst>
                              <a:ext uri="{28A0092B-C50C-407E-A947-70E740481C1C}">
                                <a14:useLocalDpi xmlns:a14="http://schemas.microsoft.com/office/drawing/2010/main" val="0"/>
                              </a:ext>
                            </a:extLst>
                          </a:blip>
                          <a:stretch>
                            <a:fillRect/>
                          </a:stretch>
                        </pic:blipFill>
                        <pic:spPr>
                          <a:xfrm>
                            <a:off x="0" y="0"/>
                            <a:ext cx="811151" cy="698838"/>
                          </a:xfrm>
                          <a:prstGeom prst="rect">
                            <a:avLst/>
                          </a:prstGeom>
                        </pic:spPr>
                      </pic:pic>
                    </a:graphicData>
                  </a:graphic>
                </wp:inline>
              </w:drawing>
            </w:r>
          </w:p>
        </w:tc>
        <w:tc>
          <w:tcPr>
            <w:tcW w:w="3071" w:type="dxa"/>
          </w:tcPr>
          <w:p w14:paraId="63C7DF76" w14:textId="37973FA4" w:rsidR="00D36D48" w:rsidRPr="00D36D48" w:rsidRDefault="00D36D48" w:rsidP="00D36D48">
            <w:pPr>
              <w:rPr>
                <w:rFonts w:eastAsiaTheme="minorEastAsia"/>
              </w:rPr>
            </w:pPr>
            <w:r w:rsidRPr="00D36D48">
              <w:rPr>
                <w:rFonts w:eastAsiaTheme="minorEastAsia"/>
              </w:rPr>
              <w:t>Multiply or divid</w:t>
            </w:r>
            <w:r>
              <w:rPr>
                <w:rFonts w:eastAsiaTheme="minorEastAsia"/>
              </w:rPr>
              <w:t>e</w:t>
            </w:r>
            <w:r w:rsidRPr="00D36D48">
              <w:rPr>
                <w:rFonts w:eastAsiaTheme="minorEastAsia"/>
              </w:rPr>
              <w:t xml:space="preserve"> a signal by a constant</w:t>
            </w:r>
          </w:p>
          <w:p w14:paraId="05D4ADA7" w14:textId="77777777" w:rsidR="00D36D48" w:rsidRDefault="00D36D48" w:rsidP="005269C7">
            <w:pPr>
              <w:rPr>
                <w:rFonts w:eastAsiaTheme="minorEastAsia"/>
              </w:rPr>
            </w:pPr>
          </w:p>
        </w:tc>
      </w:tr>
      <w:tr w:rsidR="00D36D48" w14:paraId="60B49C30" w14:textId="77777777" w:rsidTr="00D36D48">
        <w:trPr>
          <w:trHeight w:val="1432"/>
        </w:trPr>
        <w:tc>
          <w:tcPr>
            <w:tcW w:w="3067" w:type="dxa"/>
          </w:tcPr>
          <w:p w14:paraId="3C7F3F75" w14:textId="77777777" w:rsidR="00D36D48" w:rsidRPr="00DB6820" w:rsidRDefault="00D36D48" w:rsidP="005269C7">
            <w:pPr>
              <w:rPr>
                <w:rFonts w:eastAsiaTheme="minorEastAsia" w:cs="Courier New"/>
              </w:rPr>
            </w:pPr>
            <w:r w:rsidRPr="00DB6820">
              <w:rPr>
                <w:rFonts w:eastAsiaTheme="minorEastAsia" w:cs="Courier New"/>
              </w:rPr>
              <w:t>Math Function</w:t>
            </w:r>
          </w:p>
        </w:tc>
        <w:tc>
          <w:tcPr>
            <w:tcW w:w="3067" w:type="dxa"/>
          </w:tcPr>
          <w:p w14:paraId="78B249FC" w14:textId="77777777" w:rsidR="00D36D48" w:rsidRDefault="00D36D48" w:rsidP="005269C7">
            <w:pPr>
              <w:rPr>
                <w:rFonts w:eastAsiaTheme="minorEastAsia"/>
                <w:noProof/>
                <w:lang w:eastAsia="en-GB"/>
              </w:rPr>
            </w:pPr>
            <w:r>
              <w:rPr>
                <w:rFonts w:eastAsiaTheme="minorEastAsia"/>
                <w:noProof/>
                <w:lang w:eastAsia="en-GB"/>
              </w:rPr>
              <w:drawing>
                <wp:inline distT="0" distB="0" distL="0" distR="0" wp14:anchorId="0A55BB30" wp14:editId="15FAD078">
                  <wp:extent cx="764051" cy="81862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hFunctionBlock.PNG"/>
                          <pic:cNvPicPr/>
                        </pic:nvPicPr>
                        <pic:blipFill>
                          <a:blip r:embed="rId21">
                            <a:extLst>
                              <a:ext uri="{28A0092B-C50C-407E-A947-70E740481C1C}">
                                <a14:useLocalDpi xmlns:a14="http://schemas.microsoft.com/office/drawing/2010/main" val="0"/>
                              </a:ext>
                            </a:extLst>
                          </a:blip>
                          <a:stretch>
                            <a:fillRect/>
                          </a:stretch>
                        </pic:blipFill>
                        <pic:spPr>
                          <a:xfrm>
                            <a:off x="0" y="0"/>
                            <a:ext cx="780462" cy="836208"/>
                          </a:xfrm>
                          <a:prstGeom prst="rect">
                            <a:avLst/>
                          </a:prstGeom>
                        </pic:spPr>
                      </pic:pic>
                    </a:graphicData>
                  </a:graphic>
                </wp:inline>
              </w:drawing>
            </w:r>
          </w:p>
        </w:tc>
        <w:tc>
          <w:tcPr>
            <w:tcW w:w="3071" w:type="dxa"/>
          </w:tcPr>
          <w:p w14:paraId="6ACD4A9F" w14:textId="4071422E" w:rsidR="00D36D48" w:rsidRPr="00D36D48" w:rsidRDefault="00D36D48" w:rsidP="00D36D48">
            <w:pPr>
              <w:rPr>
                <w:rFonts w:eastAsiaTheme="minorEastAsia"/>
              </w:rPr>
            </w:pPr>
            <w:r>
              <w:rPr>
                <w:rFonts w:eastAsiaTheme="minorEastAsia"/>
              </w:rPr>
              <w:t>Mathematical operations (e.g., powers and logarithms)</w:t>
            </w:r>
          </w:p>
        </w:tc>
      </w:tr>
      <w:tr w:rsidR="00D36D48" w14:paraId="469E279E" w14:textId="77777777" w:rsidTr="00D36D48">
        <w:trPr>
          <w:trHeight w:val="1181"/>
        </w:trPr>
        <w:tc>
          <w:tcPr>
            <w:tcW w:w="3067" w:type="dxa"/>
          </w:tcPr>
          <w:p w14:paraId="0BD8C2F8" w14:textId="77777777" w:rsidR="00D36D48" w:rsidRPr="00DB6820" w:rsidRDefault="00D36D48" w:rsidP="005269C7">
            <w:pPr>
              <w:rPr>
                <w:rFonts w:eastAsiaTheme="minorEastAsia" w:cs="Courier New"/>
              </w:rPr>
            </w:pPr>
            <w:proofErr w:type="spellStart"/>
            <w:r w:rsidRPr="00DB6820">
              <w:rPr>
                <w:rFonts w:eastAsiaTheme="minorEastAsia" w:cs="Courier New"/>
              </w:rPr>
              <w:t>Outport</w:t>
            </w:r>
            <w:proofErr w:type="spellEnd"/>
          </w:p>
        </w:tc>
        <w:tc>
          <w:tcPr>
            <w:tcW w:w="3067" w:type="dxa"/>
          </w:tcPr>
          <w:p w14:paraId="15BC5C4B" w14:textId="77777777" w:rsidR="00D36D48" w:rsidRDefault="00D36D48" w:rsidP="005269C7">
            <w:pPr>
              <w:rPr>
                <w:rFonts w:eastAsiaTheme="minorEastAsia"/>
                <w:noProof/>
                <w:lang w:eastAsia="en-GB"/>
              </w:rPr>
            </w:pPr>
            <w:r>
              <w:rPr>
                <w:rFonts w:eastAsiaTheme="minorEastAsia"/>
                <w:noProof/>
                <w:lang w:eastAsia="en-GB"/>
              </w:rPr>
              <w:drawing>
                <wp:inline distT="0" distB="0" distL="0" distR="0" wp14:anchorId="521C4FA1" wp14:editId="2327AAA2">
                  <wp:extent cx="710781" cy="662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ortBlock.PNG"/>
                          <pic:cNvPicPr/>
                        </pic:nvPicPr>
                        <pic:blipFill>
                          <a:blip r:embed="rId22">
                            <a:extLst>
                              <a:ext uri="{28A0092B-C50C-407E-A947-70E740481C1C}">
                                <a14:useLocalDpi xmlns:a14="http://schemas.microsoft.com/office/drawing/2010/main" val="0"/>
                              </a:ext>
                            </a:extLst>
                          </a:blip>
                          <a:stretch>
                            <a:fillRect/>
                          </a:stretch>
                        </pic:blipFill>
                        <pic:spPr>
                          <a:xfrm>
                            <a:off x="0" y="0"/>
                            <a:ext cx="723907" cy="675183"/>
                          </a:xfrm>
                          <a:prstGeom prst="rect">
                            <a:avLst/>
                          </a:prstGeom>
                        </pic:spPr>
                      </pic:pic>
                    </a:graphicData>
                  </a:graphic>
                </wp:inline>
              </w:drawing>
            </w:r>
          </w:p>
        </w:tc>
        <w:tc>
          <w:tcPr>
            <w:tcW w:w="3071" w:type="dxa"/>
          </w:tcPr>
          <w:p w14:paraId="762D658F" w14:textId="5404C31D" w:rsidR="00D36D48" w:rsidRDefault="00D36D48" w:rsidP="00D36D48">
            <w:pPr>
              <w:rPr>
                <w:rFonts w:eastAsiaTheme="minorEastAsia"/>
              </w:rPr>
            </w:pPr>
            <w:r>
              <w:rPr>
                <w:rFonts w:eastAsiaTheme="minorEastAsia"/>
              </w:rPr>
              <w:t xml:space="preserve">Pass results to the MATLAB workspace (e.g., </w:t>
            </w:r>
            <m:oMath>
              <m:r>
                <w:rPr>
                  <w:rFonts w:ascii="Cambria Math" w:eastAsiaTheme="minorEastAsia" w:hAnsi="Cambria Math"/>
                </w:rPr>
                <m:t>k</m:t>
              </m:r>
            </m:oMath>
            <w:r>
              <w:rPr>
                <w:rFonts w:eastAsiaTheme="minorEastAsia"/>
              </w:rPr>
              <w:t xml:space="preserve"> and </w:t>
            </w:r>
            <m:oMath>
              <m:r>
                <w:rPr>
                  <w:rFonts w:ascii="Cambria Math" w:eastAsiaTheme="minorEastAsia" w:hAnsi="Cambria Math"/>
                </w:rPr>
                <m:t>c</m:t>
              </m:r>
            </m:oMath>
            <w:r>
              <w:rPr>
                <w:rFonts w:eastAsiaTheme="minorEastAsia"/>
              </w:rPr>
              <w:t>)</w:t>
            </w:r>
          </w:p>
        </w:tc>
      </w:tr>
      <w:tr w:rsidR="00B71908" w14:paraId="5826D563" w14:textId="77777777" w:rsidTr="00D36D48">
        <w:trPr>
          <w:trHeight w:val="1181"/>
        </w:trPr>
        <w:tc>
          <w:tcPr>
            <w:tcW w:w="3067" w:type="dxa"/>
          </w:tcPr>
          <w:p w14:paraId="2545FA1D" w14:textId="47846517" w:rsidR="00B71908" w:rsidRPr="00DB6820" w:rsidRDefault="00B71908" w:rsidP="005269C7">
            <w:pPr>
              <w:rPr>
                <w:rFonts w:eastAsiaTheme="minorEastAsia" w:cs="Courier New"/>
              </w:rPr>
            </w:pPr>
            <w:r>
              <w:rPr>
                <w:rFonts w:eastAsiaTheme="minorEastAsia" w:cs="Courier New"/>
              </w:rPr>
              <w:t>Derivative</w:t>
            </w:r>
          </w:p>
        </w:tc>
        <w:tc>
          <w:tcPr>
            <w:tcW w:w="3067" w:type="dxa"/>
          </w:tcPr>
          <w:p w14:paraId="0898DFF6" w14:textId="0249EAA5" w:rsidR="00B71908" w:rsidRDefault="00B71908" w:rsidP="005269C7">
            <w:pPr>
              <w:rPr>
                <w:rFonts w:eastAsiaTheme="minorEastAsia"/>
                <w:noProof/>
                <w:lang w:eastAsia="en-GB"/>
              </w:rPr>
            </w:pPr>
            <w:r>
              <w:rPr>
                <w:rFonts w:eastAsiaTheme="minorEastAsia"/>
                <w:noProof/>
                <w:lang w:eastAsia="en-GB"/>
              </w:rPr>
              <w:drawing>
                <wp:inline distT="0" distB="0" distL="0" distR="0" wp14:anchorId="68BB6AFF" wp14:editId="4DEA751A">
                  <wp:extent cx="871669" cy="7143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rivativeBlock.PNG"/>
                          <pic:cNvPicPr/>
                        </pic:nvPicPr>
                        <pic:blipFill>
                          <a:blip r:embed="rId23">
                            <a:extLst>
                              <a:ext uri="{28A0092B-C50C-407E-A947-70E740481C1C}">
                                <a14:useLocalDpi xmlns:a14="http://schemas.microsoft.com/office/drawing/2010/main" val="0"/>
                              </a:ext>
                            </a:extLst>
                          </a:blip>
                          <a:stretch>
                            <a:fillRect/>
                          </a:stretch>
                        </pic:blipFill>
                        <pic:spPr>
                          <a:xfrm>
                            <a:off x="0" y="0"/>
                            <a:ext cx="902918" cy="739985"/>
                          </a:xfrm>
                          <a:prstGeom prst="rect">
                            <a:avLst/>
                          </a:prstGeom>
                        </pic:spPr>
                      </pic:pic>
                    </a:graphicData>
                  </a:graphic>
                </wp:inline>
              </w:drawing>
            </w:r>
          </w:p>
        </w:tc>
        <w:tc>
          <w:tcPr>
            <w:tcW w:w="3071" w:type="dxa"/>
          </w:tcPr>
          <w:p w14:paraId="6BD4A766" w14:textId="0DADB873" w:rsidR="00B71908" w:rsidRDefault="00B71908" w:rsidP="00D36D48">
            <w:pPr>
              <w:rPr>
                <w:rFonts w:eastAsiaTheme="minorEastAsia"/>
              </w:rPr>
            </w:pPr>
            <w:r>
              <w:rPr>
                <w:rFonts w:eastAsiaTheme="minorEastAsia"/>
              </w:rPr>
              <w:t>Numerically approximate derivatives</w:t>
            </w:r>
          </w:p>
        </w:tc>
      </w:tr>
      <w:tr w:rsidR="00B71908" w14:paraId="07211D32" w14:textId="77777777" w:rsidTr="00D36D48">
        <w:trPr>
          <w:trHeight w:val="1181"/>
        </w:trPr>
        <w:tc>
          <w:tcPr>
            <w:tcW w:w="3067" w:type="dxa"/>
          </w:tcPr>
          <w:p w14:paraId="5C378C59" w14:textId="4EA71D67" w:rsidR="00B71908" w:rsidRDefault="00B71908" w:rsidP="005269C7">
            <w:pPr>
              <w:rPr>
                <w:rFonts w:eastAsiaTheme="minorEastAsia" w:cs="Courier New"/>
              </w:rPr>
            </w:pPr>
            <w:r>
              <w:rPr>
                <w:rFonts w:eastAsiaTheme="minorEastAsia" w:cs="Courier New"/>
              </w:rPr>
              <w:lastRenderedPageBreak/>
              <w:t>Subsystem</w:t>
            </w:r>
          </w:p>
        </w:tc>
        <w:tc>
          <w:tcPr>
            <w:tcW w:w="3067" w:type="dxa"/>
          </w:tcPr>
          <w:p w14:paraId="5A101A08" w14:textId="6F4A37AF" w:rsidR="00B71908" w:rsidRDefault="00B71908" w:rsidP="005269C7">
            <w:pPr>
              <w:rPr>
                <w:rFonts w:eastAsiaTheme="minorEastAsia"/>
                <w:noProof/>
                <w:lang w:eastAsia="en-GB"/>
              </w:rPr>
            </w:pPr>
            <w:r>
              <w:rPr>
                <w:rFonts w:eastAsiaTheme="minorEastAsia"/>
                <w:noProof/>
                <w:lang w:eastAsia="en-GB"/>
              </w:rPr>
              <w:drawing>
                <wp:inline distT="0" distB="0" distL="0" distR="0" wp14:anchorId="0D472CFD" wp14:editId="11C2CD35">
                  <wp:extent cx="1276350" cy="70074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ystemBlock.PNG"/>
                          <pic:cNvPicPr/>
                        </pic:nvPicPr>
                        <pic:blipFill>
                          <a:blip r:embed="rId24">
                            <a:extLst>
                              <a:ext uri="{28A0092B-C50C-407E-A947-70E740481C1C}">
                                <a14:useLocalDpi xmlns:a14="http://schemas.microsoft.com/office/drawing/2010/main" val="0"/>
                              </a:ext>
                            </a:extLst>
                          </a:blip>
                          <a:stretch>
                            <a:fillRect/>
                          </a:stretch>
                        </pic:blipFill>
                        <pic:spPr>
                          <a:xfrm>
                            <a:off x="0" y="0"/>
                            <a:ext cx="1361060" cy="747249"/>
                          </a:xfrm>
                          <a:prstGeom prst="rect">
                            <a:avLst/>
                          </a:prstGeom>
                        </pic:spPr>
                      </pic:pic>
                    </a:graphicData>
                  </a:graphic>
                </wp:inline>
              </w:drawing>
            </w:r>
          </w:p>
        </w:tc>
        <w:tc>
          <w:tcPr>
            <w:tcW w:w="3071" w:type="dxa"/>
          </w:tcPr>
          <w:p w14:paraId="36C38DBB" w14:textId="7F4F1084" w:rsidR="00B71908" w:rsidRDefault="00B71908" w:rsidP="00B71908">
            <w:pPr>
              <w:rPr>
                <w:rFonts w:eastAsiaTheme="minorEastAsia"/>
              </w:rPr>
            </w:pPr>
            <w:r>
              <w:rPr>
                <w:rFonts w:eastAsiaTheme="minorEastAsia"/>
              </w:rPr>
              <w:t>Group functionally-related blocks</w:t>
            </w:r>
          </w:p>
        </w:tc>
      </w:tr>
    </w:tbl>
    <w:p w14:paraId="3C62BE3A" w14:textId="77777777" w:rsidR="00D36D48" w:rsidRDefault="00D36D48" w:rsidP="003D5A3D">
      <w:pPr>
        <w:rPr>
          <w:rFonts w:eastAsiaTheme="minorEastAsia"/>
        </w:rPr>
      </w:pPr>
    </w:p>
    <w:p w14:paraId="73537F3B" w14:textId="19655EC2" w:rsidR="003D5A3D" w:rsidRDefault="003D5A3D" w:rsidP="003D5A3D">
      <w:pPr>
        <w:rPr>
          <w:rFonts w:eastAsiaTheme="minorEastAsia"/>
        </w:rPr>
      </w:pPr>
      <w:r>
        <w:rPr>
          <w:rFonts w:eastAsiaTheme="minorEastAsia"/>
        </w:rPr>
        <w:t>As our model increase</w:t>
      </w:r>
      <w:r w:rsidR="00EA23F3">
        <w:rPr>
          <w:rFonts w:eastAsiaTheme="minorEastAsia"/>
        </w:rPr>
        <w:t>s</w:t>
      </w:r>
      <w:r>
        <w:rPr>
          <w:rFonts w:eastAsiaTheme="minorEastAsia"/>
        </w:rPr>
        <w:t xml:space="preserve"> in size and complexity, </w:t>
      </w:r>
      <w:r w:rsidR="005C1208">
        <w:rPr>
          <w:rFonts w:eastAsiaTheme="minorEastAsia"/>
        </w:rPr>
        <w:t>we</w:t>
      </w:r>
      <w:r>
        <w:rPr>
          <w:rFonts w:eastAsiaTheme="minorEastAsia"/>
        </w:rPr>
        <w:t xml:space="preserve"> can simplify it by grouping blocks into </w:t>
      </w:r>
      <w:r w:rsidRPr="00DB6820">
        <w:rPr>
          <w:rFonts w:eastAsiaTheme="minorEastAsia"/>
        </w:rPr>
        <w:t>subsystems</w:t>
      </w:r>
      <w:r w:rsidR="00EA23F3">
        <w:rPr>
          <w:rFonts w:eastAsiaTheme="minorEastAsia"/>
        </w:rPr>
        <w:t xml:space="preserve"> using the </w:t>
      </w:r>
      <w:r w:rsidR="00EA23F3" w:rsidRPr="00DB6820">
        <w:rPr>
          <w:rFonts w:eastAsiaTheme="minorEastAsia" w:cs="Courier New"/>
        </w:rPr>
        <w:t>Subsystem</w:t>
      </w:r>
      <w:r w:rsidR="00EA23F3">
        <w:rPr>
          <w:rFonts w:eastAsiaTheme="minorEastAsia"/>
        </w:rPr>
        <w:t xml:space="preserve"> block</w:t>
      </w:r>
      <w:r>
        <w:rPr>
          <w:rFonts w:eastAsiaTheme="minorEastAsia"/>
        </w:rPr>
        <w:t>.</w:t>
      </w:r>
      <w:r w:rsidR="00DB6820">
        <w:rPr>
          <w:rFonts w:eastAsiaTheme="minorEastAsia"/>
        </w:rPr>
        <w:t xml:space="preserve"> </w:t>
      </w:r>
      <w:r w:rsidR="00EA23F3">
        <w:rPr>
          <w:rFonts w:eastAsiaTheme="minorEastAsia"/>
        </w:rPr>
        <w:t>We encapsulate t</w:t>
      </w:r>
      <w:r>
        <w:rPr>
          <w:rFonts w:eastAsiaTheme="minorEastAsia"/>
        </w:rPr>
        <w:t xml:space="preserve">he production function </w:t>
      </w:r>
      <m:oMath>
        <m:r>
          <w:rPr>
            <w:rFonts w:ascii="Cambria Math" w:eastAsiaTheme="minorEastAsia" w:hAnsi="Cambria Math"/>
          </w:rPr>
          <m:t>f(k)</m:t>
        </m:r>
      </m:oMath>
      <w:r w:rsidR="00D36D48">
        <w:rPr>
          <w:rFonts w:eastAsiaTheme="minorEastAsia"/>
        </w:rPr>
        <w:t xml:space="preserve"> in a subsystem </w:t>
      </w:r>
      <w:r w:rsidR="000F22AA">
        <w:rPr>
          <w:rFonts w:eastAsiaTheme="minorEastAsia"/>
        </w:rPr>
        <w:t xml:space="preserve">(Figure </w:t>
      </w:r>
      <w:r w:rsidR="00DA2C8B">
        <w:rPr>
          <w:rFonts w:eastAsiaTheme="minorEastAsia"/>
        </w:rPr>
        <w:t>6</w:t>
      </w:r>
      <w:r w:rsidR="000F22AA">
        <w:rPr>
          <w:rFonts w:eastAsiaTheme="minorEastAsia"/>
        </w:rPr>
        <w:t>)</w:t>
      </w:r>
      <w:r w:rsidR="00DA2C8B">
        <w:rPr>
          <w:rFonts w:eastAsiaTheme="minorEastAsia"/>
        </w:rPr>
        <w:t>.</w:t>
      </w:r>
      <w:r>
        <w:rPr>
          <w:rFonts w:eastAsiaTheme="minorEastAsia"/>
        </w:rPr>
        <w:t xml:space="preserve">  </w:t>
      </w:r>
    </w:p>
    <w:p w14:paraId="6544F889" w14:textId="77777777" w:rsidR="00EA23F3" w:rsidRDefault="00EA23F3" w:rsidP="00EA23F3">
      <w:pPr>
        <w:jc w:val="center"/>
        <w:rPr>
          <w:rFonts w:eastAsiaTheme="minorEastAsia"/>
        </w:rPr>
      </w:pPr>
      <w:r>
        <w:rPr>
          <w:rFonts w:eastAsiaTheme="minorEastAsia"/>
          <w:noProof/>
          <w:lang w:eastAsia="en-GB"/>
        </w:rPr>
        <w:drawing>
          <wp:inline distT="0" distB="0" distL="0" distR="0" wp14:anchorId="5ADDF6F1" wp14:editId="105752FF">
            <wp:extent cx="4761934" cy="29527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system.png"/>
                    <pic:cNvPicPr/>
                  </pic:nvPicPr>
                  <pic:blipFill>
                    <a:blip r:embed="rId25">
                      <a:extLst>
                        <a:ext uri="{28A0092B-C50C-407E-A947-70E740481C1C}">
                          <a14:useLocalDpi xmlns:a14="http://schemas.microsoft.com/office/drawing/2010/main" val="0"/>
                        </a:ext>
                      </a:extLst>
                    </a:blip>
                    <a:stretch>
                      <a:fillRect/>
                    </a:stretch>
                  </pic:blipFill>
                  <pic:spPr>
                    <a:xfrm>
                      <a:off x="0" y="0"/>
                      <a:ext cx="4804863" cy="2979369"/>
                    </a:xfrm>
                    <a:prstGeom prst="rect">
                      <a:avLst/>
                    </a:prstGeom>
                  </pic:spPr>
                </pic:pic>
              </a:graphicData>
            </a:graphic>
          </wp:inline>
        </w:drawing>
      </w:r>
    </w:p>
    <w:p w14:paraId="21FF9496" w14:textId="3E87EE31" w:rsidR="000F22AA" w:rsidRDefault="000F22AA" w:rsidP="00EA41C7">
      <w:pPr>
        <w:rPr>
          <w:ins w:id="19" w:author="Rosemary Oxenford" w:date="2016-08-26T09:42:00Z"/>
          <w:rFonts w:eastAsiaTheme="minorEastAsia"/>
        </w:rPr>
      </w:pPr>
      <w:r>
        <w:rPr>
          <w:rFonts w:eastAsiaTheme="minorEastAsia"/>
        </w:rPr>
        <w:t xml:space="preserve">Figure </w:t>
      </w:r>
      <w:r w:rsidR="00DA2C8B">
        <w:rPr>
          <w:rFonts w:eastAsiaTheme="minorEastAsia"/>
        </w:rPr>
        <w:t>6</w:t>
      </w:r>
      <w:r>
        <w:rPr>
          <w:rFonts w:eastAsiaTheme="minorEastAsia"/>
        </w:rPr>
        <w:t xml:space="preserve">. </w:t>
      </w:r>
      <w:r w:rsidR="00DA2C8B">
        <w:rPr>
          <w:rFonts w:eastAsiaTheme="minorEastAsia"/>
        </w:rPr>
        <w:t xml:space="preserve">The production function </w:t>
      </w:r>
      <m:oMath>
        <m:r>
          <w:rPr>
            <w:rFonts w:ascii="Cambria Math" w:eastAsiaTheme="minorEastAsia" w:hAnsi="Cambria Math"/>
          </w:rPr>
          <m:t xml:space="preserve">f(k) =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α</m:t>
            </m:r>
          </m:sup>
        </m:sSup>
      </m:oMath>
      <w:r w:rsidR="00262372">
        <w:rPr>
          <w:rFonts w:eastAsiaTheme="minorEastAsia"/>
        </w:rPr>
        <w:t xml:space="preserve"> </w:t>
      </w:r>
      <w:r w:rsidR="00B71908">
        <w:rPr>
          <w:rFonts w:eastAsiaTheme="minorEastAsia"/>
        </w:rPr>
        <w:t>implemented</w:t>
      </w:r>
      <w:r w:rsidR="00262372">
        <w:rPr>
          <w:rFonts w:eastAsiaTheme="minorEastAsia"/>
        </w:rPr>
        <w:t xml:space="preserve"> as a subsystem.</w:t>
      </w:r>
    </w:p>
    <w:p w14:paraId="1F8337E6" w14:textId="73569F59" w:rsidR="00EA41C7" w:rsidRDefault="005C1208" w:rsidP="00EA41C7">
      <w:pPr>
        <w:rPr>
          <w:rFonts w:eastAsiaTheme="minorEastAsia"/>
        </w:rPr>
      </w:pPr>
      <w:r>
        <w:rPr>
          <w:rFonts w:eastAsiaTheme="minorEastAsia"/>
        </w:rPr>
        <w:t>We approximate the</w:t>
      </w:r>
      <w:r w:rsidR="00EA41C7">
        <w:rPr>
          <w:rFonts w:eastAsiaTheme="minorEastAsia"/>
        </w:rPr>
        <w:t xml:space="preserve"> derivative </w:t>
      </w:r>
      <m:oMath>
        <m:r>
          <w:rPr>
            <w:rFonts w:ascii="Cambria Math" w:eastAsiaTheme="minorEastAsia" w:hAnsi="Cambria Math"/>
          </w:rPr>
          <m:t>f'(k)</m:t>
        </m:r>
      </m:oMath>
      <w:r w:rsidR="00EA41C7">
        <w:rPr>
          <w:rFonts w:eastAsiaTheme="minorEastAsia"/>
        </w:rPr>
        <w:t xml:space="preserve"> using the </w:t>
      </w:r>
      <w:r w:rsidRPr="005C1208">
        <w:rPr>
          <w:rFonts w:ascii="Courier New" w:eastAsiaTheme="minorEastAsia" w:hAnsi="Courier New" w:cs="Courier New"/>
        </w:rPr>
        <w:t>D</w:t>
      </w:r>
      <w:r w:rsidR="00EA41C7" w:rsidRPr="005C1208">
        <w:rPr>
          <w:rFonts w:ascii="Courier New" w:eastAsiaTheme="minorEastAsia" w:hAnsi="Courier New" w:cs="Courier New"/>
        </w:rPr>
        <w:t>erivativ</w:t>
      </w:r>
      <w:bookmarkStart w:id="20" w:name="_GoBack"/>
      <w:bookmarkEnd w:id="20"/>
      <w:r w:rsidR="00EA41C7" w:rsidRPr="005C1208">
        <w:rPr>
          <w:rFonts w:ascii="Courier New" w:eastAsiaTheme="minorEastAsia" w:hAnsi="Courier New" w:cs="Courier New"/>
        </w:rPr>
        <w:t>e</w:t>
      </w:r>
      <w:r w:rsidR="00EA41C7">
        <w:rPr>
          <w:rFonts w:eastAsiaTheme="minorEastAsia"/>
        </w:rPr>
        <w:t xml:space="preserve"> block.</w:t>
      </w:r>
      <w:r w:rsidR="00262372">
        <w:rPr>
          <w:rFonts w:eastAsiaTheme="minorEastAsia"/>
        </w:rPr>
        <w:t xml:space="preserve"> </w:t>
      </w:r>
      <w:r w:rsidR="00EA41C7">
        <w:rPr>
          <w:rFonts w:eastAsiaTheme="minorEastAsia"/>
        </w:rPr>
        <w:t xml:space="preserve">Note that the </w:t>
      </w:r>
      <w:r w:rsidR="00EA41C7" w:rsidRPr="005C1208">
        <w:rPr>
          <w:rFonts w:ascii="Courier New" w:eastAsiaTheme="minorEastAsia" w:hAnsi="Courier New" w:cs="Courier New"/>
        </w:rPr>
        <w:t>Derivative</w:t>
      </w:r>
      <w:r w:rsidR="00EA41C7">
        <w:rPr>
          <w:rFonts w:eastAsiaTheme="minorEastAsia"/>
        </w:rPr>
        <w:t xml:space="preserve"> block </w:t>
      </w:r>
      <w:r w:rsidR="00A41A28">
        <w:rPr>
          <w:rFonts w:eastAsiaTheme="minorEastAsia"/>
        </w:rPr>
        <w:t xml:space="preserve">has no initial condition parameter and so </w:t>
      </w:r>
      <w:r>
        <w:rPr>
          <w:rFonts w:eastAsiaTheme="minorEastAsia"/>
        </w:rPr>
        <w:t xml:space="preserve">should not be used as </w:t>
      </w:r>
      <w:r w:rsidR="00935871">
        <w:rPr>
          <w:rFonts w:eastAsiaTheme="minorEastAsia"/>
        </w:rPr>
        <w:t xml:space="preserve">a </w:t>
      </w:r>
      <w:r>
        <w:rPr>
          <w:rFonts w:eastAsiaTheme="minorEastAsia"/>
        </w:rPr>
        <w:t xml:space="preserve">starting point </w:t>
      </w:r>
      <w:r w:rsidR="00935871">
        <w:rPr>
          <w:rFonts w:eastAsiaTheme="minorEastAsia"/>
        </w:rPr>
        <w:t xml:space="preserve">for </w:t>
      </w:r>
      <w:proofErr w:type="spellStart"/>
      <w:r>
        <w:rPr>
          <w:rFonts w:eastAsiaTheme="minorEastAsia"/>
        </w:rPr>
        <w:t>modeling</w:t>
      </w:r>
      <w:proofErr w:type="spellEnd"/>
      <w:r>
        <w:rPr>
          <w:rFonts w:eastAsiaTheme="minorEastAsia"/>
        </w:rPr>
        <w:t xml:space="preserve"> ODEs.</w:t>
      </w:r>
    </w:p>
    <w:p w14:paraId="080430C0" w14:textId="6BFBDF8A" w:rsidR="00396CD1" w:rsidRDefault="000F22AA" w:rsidP="00EA41C7">
      <w:pPr>
        <w:rPr>
          <w:rFonts w:eastAsiaTheme="minorEastAsia"/>
        </w:rPr>
      </w:pPr>
      <w:r>
        <w:rPr>
          <w:rFonts w:eastAsiaTheme="minorEastAsia"/>
        </w:rPr>
        <w:t xml:space="preserve">Figure </w:t>
      </w:r>
      <w:r w:rsidR="00262372">
        <w:rPr>
          <w:rFonts w:eastAsiaTheme="minorEastAsia"/>
        </w:rPr>
        <w:t>7</w:t>
      </w:r>
      <w:r>
        <w:rPr>
          <w:rFonts w:eastAsiaTheme="minorEastAsia"/>
        </w:rPr>
        <w:t xml:space="preserve"> shows t</w:t>
      </w:r>
      <w:r w:rsidR="00396CD1">
        <w:rPr>
          <w:rFonts w:eastAsiaTheme="minorEastAsia"/>
        </w:rPr>
        <w:t>he complete RCK model.</w:t>
      </w:r>
    </w:p>
    <w:p w14:paraId="23CEE016" w14:textId="77777777" w:rsidR="00396CD1" w:rsidRDefault="00B40CB7" w:rsidP="00EA41C7">
      <w:pPr>
        <w:rPr>
          <w:rFonts w:eastAsiaTheme="minorEastAsia"/>
        </w:rPr>
      </w:pPr>
      <w:r>
        <w:rPr>
          <w:rFonts w:eastAsiaTheme="minorEastAsia"/>
          <w:noProof/>
          <w:lang w:eastAsia="en-GB"/>
        </w:rPr>
        <w:drawing>
          <wp:inline distT="0" distB="0" distL="0" distR="0" wp14:anchorId="0A7A0012" wp14:editId="05616108">
            <wp:extent cx="6453004" cy="219556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leteModel.PNG"/>
                    <pic:cNvPicPr/>
                  </pic:nvPicPr>
                  <pic:blipFill>
                    <a:blip r:embed="rId26">
                      <a:extLst>
                        <a:ext uri="{28A0092B-C50C-407E-A947-70E740481C1C}">
                          <a14:useLocalDpi xmlns:a14="http://schemas.microsoft.com/office/drawing/2010/main" val="0"/>
                        </a:ext>
                      </a:extLst>
                    </a:blip>
                    <a:stretch>
                      <a:fillRect/>
                    </a:stretch>
                  </pic:blipFill>
                  <pic:spPr>
                    <a:xfrm>
                      <a:off x="0" y="0"/>
                      <a:ext cx="6468787" cy="2200935"/>
                    </a:xfrm>
                    <a:prstGeom prst="rect">
                      <a:avLst/>
                    </a:prstGeom>
                  </pic:spPr>
                </pic:pic>
              </a:graphicData>
            </a:graphic>
          </wp:inline>
        </w:drawing>
      </w:r>
    </w:p>
    <w:p w14:paraId="52777785" w14:textId="07BA0798" w:rsidR="000F22AA" w:rsidRDefault="000F22AA" w:rsidP="008252A2">
      <w:pPr>
        <w:rPr>
          <w:ins w:id="21" w:author="Rosemary Oxenford" w:date="2016-08-26T09:43:00Z"/>
          <w:rFonts w:eastAsiaTheme="minorEastAsia"/>
        </w:rPr>
      </w:pPr>
      <w:r>
        <w:rPr>
          <w:rFonts w:eastAsiaTheme="minorEastAsia"/>
        </w:rPr>
        <w:t xml:space="preserve">Figure </w:t>
      </w:r>
      <w:r w:rsidR="00262372">
        <w:rPr>
          <w:rFonts w:eastAsiaTheme="minorEastAsia"/>
        </w:rPr>
        <w:t>7. The complete RCK model as it appears in Simulink.</w:t>
      </w:r>
    </w:p>
    <w:p w14:paraId="03C55C12" w14:textId="3717150D" w:rsidR="008252A2" w:rsidRDefault="00B40CB7" w:rsidP="00C013FB">
      <w:pPr>
        <w:rPr>
          <w:rFonts w:eastAsiaTheme="minorEastAsia"/>
        </w:rPr>
      </w:pPr>
      <w:r>
        <w:rPr>
          <w:rFonts w:eastAsiaTheme="minorEastAsia"/>
        </w:rPr>
        <w:t xml:space="preserve">After constructing the model, we specify the simulation stop time as 500 time units and press </w:t>
      </w:r>
      <w:r w:rsidRPr="00B40CB7">
        <w:rPr>
          <w:rFonts w:eastAsiaTheme="minorEastAsia"/>
          <w:b/>
        </w:rPr>
        <w:t>Run</w:t>
      </w:r>
      <w:r>
        <w:rPr>
          <w:rFonts w:eastAsiaTheme="minorEastAsia"/>
        </w:rPr>
        <w:t xml:space="preserve"> to simulate the model. </w:t>
      </w:r>
      <w:r w:rsidR="00C05D6D">
        <w:rPr>
          <w:rFonts w:eastAsiaTheme="minorEastAsia"/>
        </w:rPr>
        <w:t xml:space="preserve">Figure </w:t>
      </w:r>
      <w:r w:rsidR="00262372">
        <w:rPr>
          <w:rFonts w:eastAsiaTheme="minorEastAsia"/>
        </w:rPr>
        <w:t>8</w:t>
      </w:r>
      <w:r w:rsidR="00934E8A">
        <w:rPr>
          <w:rFonts w:eastAsiaTheme="minorEastAsia"/>
        </w:rPr>
        <w:t xml:space="preserve"> </w:t>
      </w:r>
      <w:r w:rsidR="00C05D6D">
        <w:rPr>
          <w:rFonts w:eastAsiaTheme="minorEastAsia"/>
        </w:rPr>
        <w:t xml:space="preserve">shows the </w:t>
      </w:r>
      <w:r>
        <w:rPr>
          <w:rFonts w:eastAsiaTheme="minorEastAsia"/>
        </w:rPr>
        <w:t xml:space="preserve">resulting </w:t>
      </w:r>
      <w:r w:rsidR="00C05D6D">
        <w:rPr>
          <w:rFonts w:eastAsiaTheme="minorEastAsia"/>
        </w:rPr>
        <w:t>trajectory start</w:t>
      </w:r>
      <w:r w:rsidR="00842089">
        <w:rPr>
          <w:rFonts w:eastAsiaTheme="minorEastAsia"/>
        </w:rPr>
        <w:t xml:space="preserve">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5, 3</m:t>
            </m:r>
          </m:e>
        </m:d>
        <m:r>
          <w:rPr>
            <w:rFonts w:ascii="Cambria Math" w:hAnsi="Cambria Math"/>
          </w:rPr>
          <m:t>.</m:t>
        </m:r>
      </m:oMath>
    </w:p>
    <w:p w14:paraId="4569CC8C" w14:textId="77777777" w:rsidR="008252A2" w:rsidRDefault="00B40CB7" w:rsidP="00C013FB">
      <w:pPr>
        <w:rPr>
          <w:rFonts w:eastAsiaTheme="minorEastAsia"/>
        </w:rPr>
      </w:pPr>
      <w:r>
        <w:rPr>
          <w:rFonts w:eastAsiaTheme="minorEastAsia"/>
          <w:noProof/>
          <w:lang w:eastAsia="en-GB"/>
        </w:rPr>
        <w:lastRenderedPageBreak/>
        <w:drawing>
          <wp:inline distT="0" distB="0" distL="0" distR="0" wp14:anchorId="517025CD" wp14:editId="5666F992">
            <wp:extent cx="5731510" cy="3582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6D8DE92" w14:textId="36F77A4E" w:rsidR="00934E8A" w:rsidRPr="00934E8A" w:rsidRDefault="00934E8A" w:rsidP="00C013FB">
      <w:r w:rsidRPr="00934E8A">
        <w:t xml:space="preserve">Figure </w:t>
      </w:r>
      <w:r w:rsidR="00262372">
        <w:t>8.</w:t>
      </w:r>
      <w:r w:rsidRPr="00934E8A">
        <w:t xml:space="preserve"> Solution </w:t>
      </w:r>
      <w:r w:rsidR="00B40CB7">
        <w:t>t</w:t>
      </w:r>
      <w:r w:rsidRPr="00934E8A">
        <w:t xml:space="preserve">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=(5, 3)</m:t>
        </m:r>
      </m:oMath>
      <w:r w:rsidR="00B40CB7">
        <w:rPr>
          <w:rFonts w:eastAsiaTheme="minorEastAsia"/>
        </w:rPr>
        <w:t>.</w:t>
      </w:r>
    </w:p>
    <w:p w14:paraId="48DF33FF" w14:textId="3F1F0EFC" w:rsidR="00FF0546" w:rsidRPr="00C013FB" w:rsidRDefault="007A1A2F" w:rsidP="00C013FB">
      <w:pPr>
        <w:rPr>
          <w:b/>
        </w:rPr>
      </w:pPr>
      <w:r>
        <w:rPr>
          <w:b/>
        </w:rPr>
        <w:t>Running Simulations in Parallel</w:t>
      </w:r>
    </w:p>
    <w:p w14:paraId="35DA96E1" w14:textId="131E3C92" w:rsidR="000F22AA" w:rsidRDefault="00947DEA" w:rsidP="007A1A2F">
      <w:r>
        <w:t xml:space="preserve">As part of the model </w:t>
      </w:r>
      <w:r w:rsidR="00B11FC2">
        <w:t>analysis</w:t>
      </w:r>
      <w:r>
        <w:t>, we may want to investigate the dependency of the model</w:t>
      </w:r>
      <w:r w:rsidR="00B559A8">
        <w:t xml:space="preserve"> on </w:t>
      </w:r>
      <w:r>
        <w:t xml:space="preserve">its parameters by running simulations </w:t>
      </w:r>
      <w:r w:rsidR="00B559A8">
        <w:t>using</w:t>
      </w:r>
      <w:r>
        <w:t xml:space="preserve"> different </w:t>
      </w:r>
      <w:r w:rsidR="00B559A8">
        <w:t xml:space="preserve">sets of </w:t>
      </w:r>
      <w:r>
        <w:t>parameter values.</w:t>
      </w:r>
      <w:r w:rsidR="00B11FC2">
        <w:t xml:space="preserve"> Each simulation can be run independently</w:t>
      </w:r>
      <w:r w:rsidR="00A41A28">
        <w:t xml:space="preserve"> </w:t>
      </w:r>
      <w:r w:rsidR="000F22AA">
        <w:t>and implemented in</w:t>
      </w:r>
      <w:r w:rsidR="00B11FC2">
        <w:t xml:space="preserve"> parallel using the </w:t>
      </w:r>
      <w:proofErr w:type="spellStart"/>
      <w:r w:rsidR="00B11FC2" w:rsidRPr="00B11FC2">
        <w:rPr>
          <w:rFonts w:ascii="Courier New" w:hAnsi="Courier New" w:cs="Courier New"/>
        </w:rPr>
        <w:t>parfor</w:t>
      </w:r>
      <w:proofErr w:type="spellEnd"/>
      <w:r w:rsidR="00B11FC2">
        <w:t xml:space="preserve"> construct from Parallel Computing </w:t>
      </w:r>
      <w:proofErr w:type="spellStart"/>
      <w:r w:rsidR="00B11FC2">
        <w:t>Toolbox</w:t>
      </w:r>
      <w:r w:rsidR="00B11FC2" w:rsidRPr="00B11FC2">
        <w:rPr>
          <w:vertAlign w:val="superscript"/>
        </w:rPr>
        <w:t>TM</w:t>
      </w:r>
      <w:proofErr w:type="spellEnd"/>
      <w:r w:rsidR="00B11FC2">
        <w:t xml:space="preserve">. </w:t>
      </w:r>
    </w:p>
    <w:p w14:paraId="1DDAF607" w14:textId="39CC8D2F" w:rsidR="00FF0546" w:rsidRDefault="00B559A8" w:rsidP="007A1A2F">
      <w:r>
        <w:t>Starting with</w:t>
      </w:r>
      <w:r w:rsidR="00B11FC2">
        <w:t xml:space="preserve"> the MATLAB</w:t>
      </w:r>
      <w:r w:rsidR="000F22AA">
        <w:t xml:space="preserve"> </w:t>
      </w:r>
      <w:r w:rsidR="00B11FC2">
        <w:t xml:space="preserve">based model implementation, we create lattices of grid points </w:t>
      </w:r>
      <w:r w:rsidRPr="00B559A8">
        <w:rPr>
          <w:rFonts w:ascii="Courier New" w:hAnsi="Courier New" w:cs="Courier New"/>
        </w:rPr>
        <w:t>K0</w:t>
      </w:r>
      <w:r>
        <w:t xml:space="preserve"> and </w:t>
      </w:r>
      <w:r w:rsidRPr="00B559A8">
        <w:rPr>
          <w:rFonts w:ascii="Courier New" w:hAnsi="Courier New" w:cs="Courier New"/>
        </w:rPr>
        <w:t>C0</w:t>
      </w:r>
      <w:r>
        <w:t xml:space="preserve"> </w:t>
      </w:r>
      <w:r w:rsidR="00B11FC2">
        <w:t>represent</w:t>
      </w:r>
      <w:r>
        <w:t>ing</w:t>
      </w:r>
      <w:r w:rsidR="00B11FC2">
        <w:t xml:space="preserve"> the different initial conditions we </w:t>
      </w:r>
      <w:r w:rsidR="000F22AA">
        <w:t>want</w:t>
      </w:r>
      <w:r w:rsidR="00B11FC2">
        <w:t xml:space="preserve"> to</w:t>
      </w:r>
      <w:r w:rsidR="00DE7EFB">
        <w:t xml:space="preserve"> investigate.</w:t>
      </w:r>
      <w:r>
        <w:t xml:space="preserve"> Within each iteration of the </w:t>
      </w:r>
      <w:proofErr w:type="spellStart"/>
      <w:r w:rsidRPr="00B559A8">
        <w:rPr>
          <w:rFonts w:ascii="Courier New" w:hAnsi="Courier New" w:cs="Courier New"/>
        </w:rPr>
        <w:t>parfor</w:t>
      </w:r>
      <w:proofErr w:type="spellEnd"/>
      <w:r w:rsidR="00A41A28">
        <w:t xml:space="preserve"> </w:t>
      </w:r>
      <w:r>
        <w:t xml:space="preserve">loop, we select a different initial condition </w:t>
      </w:r>
      <w:r w:rsidRPr="00B559A8">
        <w:rPr>
          <w:rFonts w:ascii="Courier New" w:hAnsi="Courier New" w:cs="Courier New"/>
        </w:rPr>
        <w:t>Y0</w:t>
      </w:r>
      <w:r>
        <w:t xml:space="preserve"> and store the outputs </w:t>
      </w:r>
      <w:proofErr w:type="spellStart"/>
      <w:r w:rsidRPr="00B559A8">
        <w:rPr>
          <w:rFonts w:ascii="Courier New" w:hAnsi="Courier New" w:cs="Courier New"/>
        </w:rPr>
        <w:t>k_out</w:t>
      </w:r>
      <w:proofErr w:type="spellEnd"/>
      <w:r>
        <w:t xml:space="preserve"> and </w:t>
      </w:r>
      <w:proofErr w:type="spellStart"/>
      <w:r w:rsidRPr="00B559A8">
        <w:rPr>
          <w:rFonts w:ascii="Courier New" w:hAnsi="Courier New" w:cs="Courier New"/>
        </w:rPr>
        <w:t>c_out</w:t>
      </w:r>
      <w:proofErr w:type="spellEnd"/>
      <w:r>
        <w:t xml:space="preserve"> using cell arrays.</w:t>
      </w:r>
    </w:p>
    <w:p w14:paraId="741D3E89" w14:textId="77777777" w:rsidR="00B559A8" w:rsidRDefault="00B559A8" w:rsidP="00B559A8">
      <w:proofErr w:type="spellStart"/>
      <w:r w:rsidRPr="00B559A8">
        <w:rPr>
          <w:rFonts w:ascii="Courier New" w:hAnsi="Courier New" w:cs="Courier New"/>
        </w:rPr>
        <w:t>RCK_Fun</w:t>
      </w:r>
      <w:proofErr w:type="spellEnd"/>
      <w:r w:rsidRPr="00B559A8">
        <w:rPr>
          <w:rFonts w:ascii="Courier New" w:hAnsi="Courier New" w:cs="Courier New"/>
        </w:rPr>
        <w:t xml:space="preserve"> = </w:t>
      </w:r>
      <w:proofErr w:type="gramStart"/>
      <w:r w:rsidRPr="00B559A8">
        <w:rPr>
          <w:rFonts w:ascii="Courier New" w:hAnsi="Courier New" w:cs="Courier New"/>
        </w:rPr>
        <w:t>@(</w:t>
      </w:r>
      <w:proofErr w:type="gramEnd"/>
      <w:r w:rsidRPr="00B559A8">
        <w:rPr>
          <w:rFonts w:ascii="Courier New" w:hAnsi="Courier New" w:cs="Courier New"/>
        </w:rPr>
        <w:t xml:space="preserve">t, Y) </w:t>
      </w:r>
      <w:proofErr w:type="spellStart"/>
      <w:r w:rsidRPr="00B559A8">
        <w:rPr>
          <w:rFonts w:ascii="Courier New" w:hAnsi="Courier New" w:cs="Courier New"/>
        </w:rPr>
        <w:t>RCK_Equations</w:t>
      </w:r>
      <w:proofErr w:type="spellEnd"/>
      <w:r w:rsidRPr="00B559A8">
        <w:rPr>
          <w:rFonts w:ascii="Courier New" w:hAnsi="Courier New" w:cs="Courier New"/>
        </w:rPr>
        <w:t xml:space="preserve">(t, Y, </w:t>
      </w:r>
      <w:proofErr w:type="spellStart"/>
      <w:r w:rsidRPr="00B559A8">
        <w:rPr>
          <w:rFonts w:ascii="Courier New" w:hAnsi="Courier New" w:cs="Courier New"/>
        </w:rPr>
        <w:t>params</w:t>
      </w:r>
      <w:proofErr w:type="spellEnd"/>
      <w:r w:rsidRPr="00B559A8">
        <w:rPr>
          <w:rFonts w:ascii="Courier New" w:hAnsi="Courier New" w:cs="Courier New"/>
        </w:rPr>
        <w:t>);</w:t>
      </w:r>
    </w:p>
    <w:p w14:paraId="20F4FF5D" w14:textId="77777777" w:rsidR="00B559A8" w:rsidRPr="00B559A8" w:rsidRDefault="00B559A8" w:rsidP="00B559A8">
      <w:pPr>
        <w:rPr>
          <w:rFonts w:ascii="Courier New" w:hAnsi="Courier New" w:cs="Courier New"/>
        </w:rPr>
      </w:pPr>
      <w:r w:rsidRPr="00B559A8">
        <w:rPr>
          <w:rFonts w:ascii="Courier New" w:hAnsi="Courier New" w:cs="Courier New"/>
        </w:rPr>
        <w:t xml:space="preserve">opts = </w:t>
      </w:r>
      <w:proofErr w:type="spellStart"/>
      <w:proofErr w:type="gramStart"/>
      <w:r w:rsidRPr="00B559A8">
        <w:rPr>
          <w:rFonts w:ascii="Courier New" w:hAnsi="Courier New" w:cs="Courier New"/>
        </w:rPr>
        <w:t>odeset</w:t>
      </w:r>
      <w:proofErr w:type="spellEnd"/>
      <w:r w:rsidRPr="00B559A8">
        <w:rPr>
          <w:rFonts w:ascii="Courier New" w:hAnsi="Courier New" w:cs="Courier New"/>
        </w:rPr>
        <w:t>(</w:t>
      </w:r>
      <w:proofErr w:type="gramEnd"/>
      <w:r w:rsidRPr="00B559A8">
        <w:rPr>
          <w:rFonts w:ascii="Courier New" w:hAnsi="Courier New" w:cs="Courier New"/>
        </w:rPr>
        <w:t>'</w:t>
      </w:r>
      <w:proofErr w:type="spellStart"/>
      <w:r w:rsidRPr="00B559A8">
        <w:rPr>
          <w:rFonts w:ascii="Courier New" w:hAnsi="Courier New" w:cs="Courier New"/>
        </w:rPr>
        <w:t>NonNegative</w:t>
      </w:r>
      <w:proofErr w:type="spellEnd"/>
      <w:r w:rsidRPr="00B559A8">
        <w:rPr>
          <w:rFonts w:ascii="Courier New" w:hAnsi="Courier New" w:cs="Courier New"/>
        </w:rPr>
        <w:t>', [1, 2]);</w:t>
      </w:r>
    </w:p>
    <w:p w14:paraId="71F55458" w14:textId="77777777" w:rsidR="00B559A8" w:rsidRPr="00B559A8" w:rsidRDefault="00B559A8" w:rsidP="00B559A8">
      <w:pPr>
        <w:rPr>
          <w:rFonts w:ascii="Courier New" w:hAnsi="Courier New" w:cs="Courier New"/>
        </w:rPr>
      </w:pPr>
      <w:r w:rsidRPr="00B559A8">
        <w:rPr>
          <w:rFonts w:ascii="Courier New" w:hAnsi="Courier New" w:cs="Courier New"/>
        </w:rPr>
        <w:t xml:space="preserve">t = </w:t>
      </w:r>
      <w:proofErr w:type="spellStart"/>
      <w:proofErr w:type="gramStart"/>
      <w:r w:rsidRPr="00B559A8">
        <w:rPr>
          <w:rFonts w:ascii="Courier New" w:hAnsi="Courier New" w:cs="Courier New"/>
        </w:rPr>
        <w:t>linspace</w:t>
      </w:r>
      <w:proofErr w:type="spellEnd"/>
      <w:r w:rsidRPr="00B559A8">
        <w:rPr>
          <w:rFonts w:ascii="Courier New" w:hAnsi="Courier New" w:cs="Courier New"/>
        </w:rPr>
        <w:t>(</w:t>
      </w:r>
      <w:proofErr w:type="gramEnd"/>
      <w:r w:rsidRPr="00B559A8">
        <w:rPr>
          <w:rFonts w:ascii="Courier New" w:hAnsi="Courier New" w:cs="Courier New"/>
        </w:rPr>
        <w:t>0, 1.5, 1000);</w:t>
      </w:r>
    </w:p>
    <w:p w14:paraId="6BB1B1B2" w14:textId="77777777" w:rsidR="00B559A8" w:rsidRPr="00B559A8" w:rsidRDefault="00B559A8" w:rsidP="00B559A8">
      <w:pPr>
        <w:rPr>
          <w:rFonts w:ascii="Courier New" w:hAnsi="Courier New" w:cs="Courier New"/>
        </w:rPr>
      </w:pPr>
      <w:proofErr w:type="spellStart"/>
      <w:r w:rsidRPr="00B559A8">
        <w:rPr>
          <w:rFonts w:ascii="Courier New" w:hAnsi="Courier New" w:cs="Courier New"/>
        </w:rPr>
        <w:t>parfor</w:t>
      </w:r>
      <w:proofErr w:type="spellEnd"/>
      <w:r w:rsidRPr="00B559A8">
        <w:rPr>
          <w:rFonts w:ascii="Courier New" w:hAnsi="Courier New" w:cs="Courier New"/>
        </w:rPr>
        <w:t xml:space="preserve"> k = </w:t>
      </w:r>
      <w:proofErr w:type="gramStart"/>
      <w:r w:rsidRPr="00B559A8">
        <w:rPr>
          <w:rFonts w:ascii="Courier New" w:hAnsi="Courier New" w:cs="Courier New"/>
        </w:rPr>
        <w:t>1:numel</w:t>
      </w:r>
      <w:proofErr w:type="gramEnd"/>
      <w:r w:rsidRPr="00B559A8">
        <w:rPr>
          <w:rFonts w:ascii="Courier New" w:hAnsi="Courier New" w:cs="Courier New"/>
        </w:rPr>
        <w:t>(K0)</w:t>
      </w:r>
    </w:p>
    <w:p w14:paraId="1AFAF214" w14:textId="77777777" w:rsidR="00B559A8" w:rsidRPr="00B559A8" w:rsidRDefault="00B559A8" w:rsidP="00B559A8">
      <w:pPr>
        <w:rPr>
          <w:rFonts w:ascii="Courier New" w:hAnsi="Courier New" w:cs="Courier New"/>
        </w:rPr>
      </w:pPr>
      <w:r w:rsidRPr="00B559A8">
        <w:rPr>
          <w:rFonts w:ascii="Courier New" w:hAnsi="Courier New" w:cs="Courier New"/>
        </w:rPr>
        <w:t xml:space="preserve">    % Initial values for per-capita wealth and consumption.</w:t>
      </w:r>
    </w:p>
    <w:p w14:paraId="282598D9" w14:textId="77777777" w:rsidR="00B559A8" w:rsidRPr="00B559A8" w:rsidRDefault="00B559A8" w:rsidP="00B559A8">
      <w:pPr>
        <w:rPr>
          <w:rFonts w:ascii="Courier New" w:hAnsi="Courier New" w:cs="Courier New"/>
        </w:rPr>
      </w:pPr>
      <w:r w:rsidRPr="00B559A8">
        <w:rPr>
          <w:rFonts w:ascii="Courier New" w:hAnsi="Courier New" w:cs="Courier New"/>
        </w:rPr>
        <w:t xml:space="preserve">    Y0 = [K0(k); C0(k)];</w:t>
      </w:r>
    </w:p>
    <w:p w14:paraId="45657D6C" w14:textId="77777777" w:rsidR="00B559A8" w:rsidRPr="00B559A8" w:rsidRDefault="00B559A8" w:rsidP="00B559A8">
      <w:pPr>
        <w:rPr>
          <w:rFonts w:ascii="Courier New" w:hAnsi="Courier New" w:cs="Courier New"/>
        </w:rPr>
      </w:pPr>
      <w:r w:rsidRPr="00B559A8">
        <w:rPr>
          <w:rFonts w:ascii="Courier New" w:hAnsi="Courier New" w:cs="Courier New"/>
        </w:rPr>
        <w:t xml:space="preserve">    % Solve the coupled system. </w:t>
      </w:r>
    </w:p>
    <w:p w14:paraId="618961BD" w14:textId="77777777" w:rsidR="00B559A8" w:rsidRPr="00B559A8" w:rsidRDefault="00B559A8" w:rsidP="00B559A8">
      <w:pPr>
        <w:rPr>
          <w:rFonts w:ascii="Courier New" w:hAnsi="Courier New" w:cs="Courier New"/>
        </w:rPr>
      </w:pPr>
      <w:r w:rsidRPr="00B559A8">
        <w:rPr>
          <w:rFonts w:ascii="Courier New" w:hAnsi="Courier New" w:cs="Courier New"/>
        </w:rPr>
        <w:t xml:space="preserve">    [~, Y] = ode45(</w:t>
      </w:r>
      <w:proofErr w:type="spellStart"/>
      <w:r w:rsidRPr="00B559A8">
        <w:rPr>
          <w:rFonts w:ascii="Courier New" w:hAnsi="Courier New" w:cs="Courier New"/>
        </w:rPr>
        <w:t>RCK_Fun</w:t>
      </w:r>
      <w:proofErr w:type="spellEnd"/>
      <w:r w:rsidRPr="00B559A8">
        <w:rPr>
          <w:rFonts w:ascii="Courier New" w:hAnsi="Courier New" w:cs="Courier New"/>
        </w:rPr>
        <w:t>, t, Y0, opts);</w:t>
      </w:r>
    </w:p>
    <w:p w14:paraId="6E7770C4" w14:textId="77777777"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k_out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1); % Output per-capita wealth</w:t>
      </w:r>
    </w:p>
    <w:p w14:paraId="772DF8A0" w14:textId="77777777"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c_out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2); % Ou</w:t>
      </w:r>
      <w:r>
        <w:rPr>
          <w:rFonts w:ascii="Courier New" w:hAnsi="Courier New" w:cs="Courier New"/>
        </w:rPr>
        <w:t xml:space="preserve">tput per-capita consumption    </w:t>
      </w:r>
      <w:r>
        <w:t xml:space="preserve">  </w:t>
      </w:r>
    </w:p>
    <w:p w14:paraId="39A801D8" w14:textId="77777777" w:rsidR="00B559A8" w:rsidRPr="00B559A8" w:rsidRDefault="00B559A8" w:rsidP="00B559A8">
      <w:pPr>
        <w:rPr>
          <w:rFonts w:ascii="Courier New" w:hAnsi="Courier New" w:cs="Courier New"/>
        </w:rPr>
      </w:pPr>
      <w:r w:rsidRPr="00B559A8">
        <w:rPr>
          <w:rFonts w:ascii="Courier New" w:hAnsi="Courier New" w:cs="Courier New"/>
        </w:rPr>
        <w:t xml:space="preserve">end % </w:t>
      </w:r>
      <w:proofErr w:type="spellStart"/>
      <w:r w:rsidRPr="00B559A8">
        <w:rPr>
          <w:rFonts w:ascii="Courier New" w:hAnsi="Courier New" w:cs="Courier New"/>
        </w:rPr>
        <w:t>parfor</w:t>
      </w:r>
      <w:proofErr w:type="spellEnd"/>
    </w:p>
    <w:p w14:paraId="7D5B8EB6" w14:textId="317E4E11" w:rsidR="00947DEA" w:rsidRDefault="00B559A8" w:rsidP="007A1A2F">
      <w:r>
        <w:lastRenderedPageBreak/>
        <w:t>Using 100-by-100 lattices of initial conditions means that we perform 10,000 parallel simulations of the model. This produces the solutio</w:t>
      </w:r>
      <w:r w:rsidR="00934E8A">
        <w:t xml:space="preserve">n trajectories shown in </w:t>
      </w:r>
      <w:r w:rsidR="00E26BE6">
        <w:t>Figure</w:t>
      </w:r>
      <w:r w:rsidR="00934E8A">
        <w:t xml:space="preserve"> </w:t>
      </w:r>
      <w:r w:rsidR="0004086F">
        <w:t>9</w:t>
      </w:r>
      <w:r>
        <w:t>.</w:t>
      </w:r>
    </w:p>
    <w:p w14:paraId="3C7ED4C1" w14:textId="77777777" w:rsidR="00B559A8" w:rsidRDefault="00B559A8" w:rsidP="007A1A2F">
      <w:r>
        <w:rPr>
          <w:noProof/>
          <w:lang w:eastAsia="en-GB"/>
        </w:rPr>
        <w:drawing>
          <wp:inline distT="0" distB="0" distL="0" distR="0" wp14:anchorId="4781368C" wp14:editId="431670E6">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8B4B4AC" w14:textId="4E1D2011" w:rsidR="00947DEA" w:rsidRDefault="00934E8A" w:rsidP="007A1A2F">
      <w:r>
        <w:t xml:space="preserve">Figure </w:t>
      </w:r>
      <w:r w:rsidR="0004086F">
        <w:t>9</w:t>
      </w:r>
      <w:r w:rsidR="00A41A28">
        <w:t>.</w:t>
      </w:r>
      <w:r w:rsidR="00D856EC">
        <w:t xml:space="preserve"> Solution paths of the RCK model starting from different initial conditions.</w:t>
      </w:r>
    </w:p>
    <w:p w14:paraId="77840C0A" w14:textId="08EE6A73" w:rsidR="00D42689" w:rsidRPr="00261099" w:rsidRDefault="000F22AA" w:rsidP="007A1A2F">
      <w:r>
        <w:t>To</w:t>
      </w:r>
      <w:r w:rsidR="00D42689" w:rsidRPr="00261099">
        <w:t xml:space="preserve"> simulat</w:t>
      </w:r>
      <w:r w:rsidR="002106BB">
        <w:t>e the</w:t>
      </w:r>
      <w:r w:rsidR="00D42689" w:rsidRPr="00261099">
        <w:t xml:space="preserve"> </w:t>
      </w:r>
      <w:r w:rsidR="00583243">
        <w:t xml:space="preserve">Simulink </w:t>
      </w:r>
      <w:r w:rsidR="002106BB">
        <w:t xml:space="preserve">RCK </w:t>
      </w:r>
      <w:r w:rsidR="00D42689" w:rsidRPr="00261099">
        <w:t>model in parallel</w:t>
      </w:r>
      <w:r w:rsidR="002106BB">
        <w:t xml:space="preserve"> </w:t>
      </w:r>
      <w:r>
        <w:t>we do the following:</w:t>
      </w:r>
    </w:p>
    <w:p w14:paraId="63398F5D" w14:textId="77777777" w:rsidR="003B66B7" w:rsidRPr="003B66B7" w:rsidRDefault="00D42689" w:rsidP="003B66B7">
      <w:pPr>
        <w:pStyle w:val="ListParagraph"/>
        <w:numPr>
          <w:ilvl w:val="0"/>
          <w:numId w:val="7"/>
        </w:numPr>
      </w:pPr>
      <w:r w:rsidRPr="00261099">
        <w:t xml:space="preserve">Load the model </w:t>
      </w:r>
      <w:r w:rsidR="006F311B">
        <w:t xml:space="preserve">on each worker </w:t>
      </w:r>
      <w:r w:rsidRPr="00261099">
        <w:t xml:space="preserve">using </w:t>
      </w:r>
      <w:proofErr w:type="spellStart"/>
      <w:r w:rsidRPr="002106BB">
        <w:rPr>
          <w:rFonts w:ascii="Courier New" w:hAnsi="Courier New" w:cs="Courier New"/>
        </w:rPr>
        <w:t>load_system</w:t>
      </w:r>
      <w:proofErr w:type="spellEnd"/>
      <w:r w:rsidR="006F311B">
        <w:rPr>
          <w:rFonts w:cs="Courier New"/>
        </w:rPr>
        <w:t xml:space="preserve"> and the </w:t>
      </w:r>
      <w:proofErr w:type="spellStart"/>
      <w:r w:rsidR="006F311B" w:rsidRPr="006F311B">
        <w:rPr>
          <w:rFonts w:ascii="Courier New" w:hAnsi="Courier New" w:cs="Courier New"/>
        </w:rPr>
        <w:t>spmd</w:t>
      </w:r>
      <w:proofErr w:type="spellEnd"/>
      <w:r w:rsidR="006F311B">
        <w:rPr>
          <w:rFonts w:cs="Courier New"/>
        </w:rPr>
        <w:t xml:space="preserve"> construct.</w:t>
      </w:r>
    </w:p>
    <w:p w14:paraId="68E31FB0" w14:textId="77777777" w:rsidR="003B66B7" w:rsidRDefault="00D42689" w:rsidP="003B66B7">
      <w:pPr>
        <w:pStyle w:val="ListParagraph"/>
        <w:numPr>
          <w:ilvl w:val="0"/>
          <w:numId w:val="7"/>
        </w:numPr>
      </w:pPr>
      <w:r w:rsidRPr="00261099">
        <w:t xml:space="preserve">Define </w:t>
      </w:r>
      <w:r w:rsidR="002106BB">
        <w:t xml:space="preserve">arrays </w:t>
      </w:r>
      <w:r w:rsidR="002106BB" w:rsidRPr="003B66B7">
        <w:rPr>
          <w:rFonts w:ascii="Courier New" w:hAnsi="Courier New" w:cs="Courier New"/>
        </w:rPr>
        <w:t>K0</w:t>
      </w:r>
      <w:r w:rsidR="002106BB">
        <w:t xml:space="preserve"> and </w:t>
      </w:r>
      <w:r w:rsidR="002106BB" w:rsidRPr="003B66B7">
        <w:rPr>
          <w:rFonts w:ascii="Courier New" w:hAnsi="Courier New" w:cs="Courier New"/>
        </w:rPr>
        <w:t>C0</w:t>
      </w:r>
      <w:r w:rsidRPr="00261099">
        <w:t xml:space="preserve"> </w:t>
      </w:r>
      <w:r w:rsidR="003B66B7">
        <w:t>for the</w:t>
      </w:r>
      <w:r w:rsidRPr="00261099">
        <w:t xml:space="preserve"> </w:t>
      </w:r>
      <w:r w:rsidR="002106BB">
        <w:t>initial conditions</w:t>
      </w:r>
      <w:r w:rsidRPr="00261099">
        <w:t xml:space="preserve"> </w:t>
      </w:r>
      <w:r w:rsidR="003B66B7">
        <w:t>under</w:t>
      </w:r>
      <w:r w:rsidRPr="00261099">
        <w:t xml:space="preserve"> which </w:t>
      </w:r>
      <w:r w:rsidR="002106BB">
        <w:t>we</w:t>
      </w:r>
      <w:r w:rsidRPr="00261099">
        <w:t xml:space="preserve"> want to </w:t>
      </w:r>
      <w:r w:rsidR="002106BB">
        <w:t>simulate the model.</w:t>
      </w:r>
    </w:p>
    <w:p w14:paraId="65B64C5B" w14:textId="6940755B" w:rsidR="001145E4" w:rsidRPr="00261099" w:rsidRDefault="003B66B7" w:rsidP="003B66B7">
      <w:pPr>
        <w:pStyle w:val="ListParagraph"/>
        <w:numPr>
          <w:ilvl w:val="0"/>
          <w:numId w:val="7"/>
        </w:numPr>
      </w:pPr>
      <w:r>
        <w:t>Wri</w:t>
      </w:r>
      <w:r w:rsidR="002106BB">
        <w:t xml:space="preserve">te a function to simulate the model programmatically using </w:t>
      </w:r>
      <w:r w:rsidR="001145E4">
        <w:t xml:space="preserve">the </w:t>
      </w:r>
      <w:r w:rsidR="001145E4" w:rsidRPr="003B66B7">
        <w:rPr>
          <w:rFonts w:ascii="Courier New" w:hAnsi="Courier New" w:cs="Courier New"/>
        </w:rPr>
        <w:t>sim</w:t>
      </w:r>
      <w:r w:rsidR="001145E4">
        <w:t xml:space="preserve"> command</w:t>
      </w:r>
      <w:r w:rsidR="002106BB">
        <w:t>.</w:t>
      </w:r>
      <w:r>
        <w:t xml:space="preserve"> </w:t>
      </w:r>
      <w:r w:rsidR="001145E4">
        <w:t xml:space="preserve"> </w:t>
      </w:r>
      <w:r w:rsidR="00891EB9">
        <w:t>(</w:t>
      </w:r>
      <w:r w:rsidR="006F311B">
        <w:t xml:space="preserve">Note that to set parameters programmatically in the model using </w:t>
      </w:r>
      <w:proofErr w:type="spellStart"/>
      <w:r w:rsidR="006F311B" w:rsidRPr="003B66B7">
        <w:rPr>
          <w:rFonts w:ascii="Courier New" w:hAnsi="Courier New" w:cs="Courier New"/>
        </w:rPr>
        <w:t>set_param</w:t>
      </w:r>
      <w:proofErr w:type="spellEnd"/>
      <w:r w:rsidR="006F311B">
        <w:t xml:space="preserve">, we need to convert numerical values to text. The </w:t>
      </w:r>
      <w:r w:rsidR="006F311B" w:rsidRPr="003B66B7">
        <w:rPr>
          <w:rFonts w:ascii="Courier New" w:hAnsi="Courier New" w:cs="Courier New"/>
        </w:rPr>
        <w:t>try/catch</w:t>
      </w:r>
      <w:r w:rsidR="006F311B">
        <w:t xml:space="preserve"> construct safeguards against unexpected convergence issues for isolated sets of initial conditions.</w:t>
      </w:r>
      <w:r w:rsidR="00891EB9">
        <w:t>)</w:t>
      </w:r>
    </w:p>
    <w:p w14:paraId="1D9C256A" w14:textId="2E74A99C" w:rsidR="00261099" w:rsidRPr="00583243" w:rsidRDefault="001145E4" w:rsidP="003B66B7">
      <w:pPr>
        <w:pStyle w:val="ListParagraph"/>
        <w:numPr>
          <w:ilvl w:val="0"/>
          <w:numId w:val="7"/>
        </w:numPr>
      </w:pPr>
      <w:r>
        <w:t xml:space="preserve">Within each iteration of the </w:t>
      </w:r>
      <w:proofErr w:type="spellStart"/>
      <w:r w:rsidRPr="002106BB">
        <w:rPr>
          <w:rFonts w:ascii="Courier New" w:hAnsi="Courier New" w:cs="Courier New"/>
        </w:rPr>
        <w:t>parfor</w:t>
      </w:r>
      <w:proofErr w:type="spellEnd"/>
      <w:r>
        <w:t xml:space="preserve"> loop, </w:t>
      </w:r>
      <w:r w:rsidR="002106BB">
        <w:t>call</w:t>
      </w:r>
      <w:r>
        <w:t xml:space="preserve"> the function </w:t>
      </w:r>
      <w:r w:rsidR="002106BB">
        <w:t xml:space="preserve">with a different </w:t>
      </w:r>
      <w:r w:rsidR="003B66B7">
        <w:t>pair</w:t>
      </w:r>
      <w:r w:rsidR="002106BB">
        <w:t xml:space="preserve"> of initial conditions.</w:t>
      </w:r>
    </w:p>
    <w:p w14:paraId="0A540BA2"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Load the model once per worker</w:t>
      </w:r>
      <w:r w:rsidR="006F311B">
        <w:rPr>
          <w:rFonts w:ascii="Courier New" w:hAnsi="Courier New" w:cs="Courier New"/>
          <w:bCs/>
        </w:rPr>
        <w:t>.</w:t>
      </w:r>
    </w:p>
    <w:p w14:paraId="554EFB33" w14:textId="77777777" w:rsidR="00842089" w:rsidRPr="001145E4" w:rsidRDefault="00842089" w:rsidP="00842089">
      <w:pPr>
        <w:autoSpaceDE w:val="0"/>
        <w:autoSpaceDN w:val="0"/>
        <w:adjustRightInd w:val="0"/>
        <w:spacing w:after="0" w:line="240" w:lineRule="auto"/>
        <w:rPr>
          <w:rFonts w:ascii="Courier New" w:hAnsi="Courier New" w:cs="Courier New"/>
        </w:rPr>
      </w:pPr>
      <w:proofErr w:type="spellStart"/>
      <w:r w:rsidRPr="001145E4">
        <w:rPr>
          <w:rFonts w:ascii="Courier New" w:hAnsi="Courier New" w:cs="Courier New"/>
          <w:bCs/>
        </w:rPr>
        <w:t>spmd</w:t>
      </w:r>
      <w:proofErr w:type="spellEnd"/>
    </w:p>
    <w:p w14:paraId="5207B9F4"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roofErr w:type="spellStart"/>
      <w:r w:rsidRPr="001145E4">
        <w:rPr>
          <w:rFonts w:ascii="Courier New" w:hAnsi="Courier New" w:cs="Courier New"/>
          <w:bCs/>
        </w:rPr>
        <w:t>load_system</w:t>
      </w:r>
      <w:proofErr w:type="spellEnd"/>
      <w:r w:rsidRPr="001145E4">
        <w:rPr>
          <w:rFonts w:ascii="Courier New" w:hAnsi="Courier New" w:cs="Courier New"/>
          <w:bCs/>
        </w:rPr>
        <w:t>('</w:t>
      </w:r>
      <w:proofErr w:type="spellStart"/>
      <w:r w:rsidRPr="001145E4">
        <w:rPr>
          <w:rFonts w:ascii="Courier New" w:hAnsi="Courier New" w:cs="Courier New"/>
          <w:bCs/>
        </w:rPr>
        <w:t>RCK_Model</w:t>
      </w:r>
      <w:proofErr w:type="spellEnd"/>
      <w:r w:rsidRPr="001145E4">
        <w:rPr>
          <w:rFonts w:ascii="Courier New" w:hAnsi="Courier New" w:cs="Courier New"/>
          <w:bCs/>
        </w:rPr>
        <w:t xml:space="preserve">');  </w:t>
      </w:r>
    </w:p>
    <w:p w14:paraId="0D75AB19"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end</w:t>
      </w:r>
      <w:r w:rsidR="006F311B">
        <w:rPr>
          <w:rFonts w:ascii="Courier New" w:hAnsi="Courier New" w:cs="Courier New"/>
          <w:bCs/>
        </w:rPr>
        <w:t xml:space="preserve"> % </w:t>
      </w:r>
      <w:proofErr w:type="spellStart"/>
      <w:r w:rsidR="006F311B">
        <w:rPr>
          <w:rFonts w:ascii="Courier New" w:hAnsi="Courier New" w:cs="Courier New"/>
          <w:bCs/>
        </w:rPr>
        <w:t>spmd</w:t>
      </w:r>
      <w:proofErr w:type="spellEnd"/>
    </w:p>
    <w:p w14:paraId="76318F4F" w14:textId="77777777" w:rsidR="00947DEA" w:rsidRPr="001145E4" w:rsidRDefault="00947DEA" w:rsidP="007A1A2F">
      <w:pPr>
        <w:rPr>
          <w:rFonts w:ascii="Courier New" w:hAnsi="Courier New" w:cs="Courier New"/>
        </w:rPr>
      </w:pPr>
    </w:p>
    <w:p w14:paraId="6653B080"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Perform the simulations in parallel.</w:t>
      </w:r>
    </w:p>
    <w:p w14:paraId="33A7006F" w14:textId="77777777" w:rsidR="00842089" w:rsidRPr="001145E4" w:rsidRDefault="00842089" w:rsidP="00842089">
      <w:pPr>
        <w:autoSpaceDE w:val="0"/>
        <w:autoSpaceDN w:val="0"/>
        <w:adjustRightInd w:val="0"/>
        <w:spacing w:after="0" w:line="240" w:lineRule="auto"/>
        <w:rPr>
          <w:rFonts w:ascii="Courier New" w:hAnsi="Courier New" w:cs="Courier New"/>
        </w:rPr>
      </w:pPr>
      <w:proofErr w:type="spellStart"/>
      <w:r w:rsidRPr="001145E4">
        <w:rPr>
          <w:rFonts w:ascii="Courier New" w:hAnsi="Courier New" w:cs="Courier New"/>
          <w:bCs/>
        </w:rPr>
        <w:t>parfor</w:t>
      </w:r>
      <w:proofErr w:type="spellEnd"/>
      <w:r w:rsidRPr="001145E4">
        <w:rPr>
          <w:rFonts w:ascii="Courier New" w:hAnsi="Courier New" w:cs="Courier New"/>
          <w:bCs/>
        </w:rPr>
        <w:t xml:space="preserve"> k = </w:t>
      </w:r>
      <w:proofErr w:type="gramStart"/>
      <w:r w:rsidRPr="001145E4">
        <w:rPr>
          <w:rFonts w:ascii="Courier New" w:hAnsi="Courier New" w:cs="Courier New"/>
          <w:bCs/>
        </w:rPr>
        <w:t>1:numel</w:t>
      </w:r>
      <w:proofErr w:type="gramEnd"/>
      <w:r w:rsidRPr="001145E4">
        <w:rPr>
          <w:rFonts w:ascii="Courier New" w:hAnsi="Courier New" w:cs="Courier New"/>
          <w:bCs/>
        </w:rPr>
        <w:t>(K0)</w:t>
      </w:r>
    </w:p>
    <w:p w14:paraId="28C86550"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14:paraId="2AE37060" w14:textId="77777777" w:rsidR="00842089" w:rsidRPr="001145E4" w:rsidRDefault="001145E4" w:rsidP="00842089">
      <w:pPr>
        <w:autoSpaceDE w:val="0"/>
        <w:autoSpaceDN w:val="0"/>
        <w:adjustRightInd w:val="0"/>
        <w:spacing w:after="0" w:line="240" w:lineRule="auto"/>
        <w:rPr>
          <w:rFonts w:ascii="Courier New" w:hAnsi="Courier New" w:cs="Courier New"/>
        </w:rPr>
      </w:pPr>
      <w:r>
        <w:rPr>
          <w:rFonts w:ascii="Courier New" w:hAnsi="Courier New" w:cs="Courier New"/>
          <w:bCs/>
        </w:rPr>
        <w:t xml:space="preserve">    </w:t>
      </w:r>
      <w:proofErr w:type="spellStart"/>
      <w:r>
        <w:rPr>
          <w:rFonts w:ascii="Courier New" w:hAnsi="Courier New" w:cs="Courier New"/>
          <w:bCs/>
        </w:rPr>
        <w:t>simout</w:t>
      </w:r>
      <w:proofErr w:type="spellEnd"/>
      <w:r>
        <w:rPr>
          <w:rFonts w:ascii="Courier New" w:hAnsi="Courier New" w:cs="Courier New"/>
          <w:bCs/>
        </w:rPr>
        <w:t xml:space="preserve">(k) = </w:t>
      </w:r>
      <w:proofErr w:type="spellStart"/>
      <w:r>
        <w:rPr>
          <w:rFonts w:ascii="Courier New" w:hAnsi="Courier New" w:cs="Courier New"/>
          <w:bCs/>
        </w:rPr>
        <w:t>runSim</w:t>
      </w:r>
      <w:proofErr w:type="spellEnd"/>
      <w:r>
        <w:rPr>
          <w:rFonts w:ascii="Courier New" w:hAnsi="Courier New" w:cs="Courier New"/>
          <w:bCs/>
        </w:rPr>
        <w:t>(K0(k)</w:t>
      </w:r>
      <w:r w:rsidR="00842089" w:rsidRPr="001145E4">
        <w:rPr>
          <w:rFonts w:ascii="Courier New" w:hAnsi="Courier New" w:cs="Courier New"/>
          <w:bCs/>
        </w:rPr>
        <w:t>,</w:t>
      </w:r>
      <w:r>
        <w:rPr>
          <w:rFonts w:ascii="Courier New" w:hAnsi="Courier New" w:cs="Courier New"/>
          <w:bCs/>
        </w:rPr>
        <w:t xml:space="preserve"> </w:t>
      </w:r>
      <w:r w:rsidR="00842089" w:rsidRPr="001145E4">
        <w:rPr>
          <w:rFonts w:ascii="Courier New" w:hAnsi="Courier New" w:cs="Courier New"/>
          <w:bCs/>
        </w:rPr>
        <w:t>C0(k));</w:t>
      </w:r>
    </w:p>
    <w:p w14:paraId="725AE332"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14:paraId="23CAEA94" w14:textId="77777777"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end % </w:t>
      </w:r>
      <w:proofErr w:type="spellStart"/>
      <w:r w:rsidRPr="001145E4">
        <w:rPr>
          <w:rFonts w:ascii="Courier New" w:hAnsi="Courier New" w:cs="Courier New"/>
          <w:bCs/>
        </w:rPr>
        <w:t>parfor</w:t>
      </w:r>
      <w:proofErr w:type="spellEnd"/>
    </w:p>
    <w:p w14:paraId="3A95FB85" w14:textId="77777777" w:rsidR="00842089" w:rsidRDefault="00842089" w:rsidP="007A1A2F"/>
    <w:p w14:paraId="26DEE94C" w14:textId="77777777" w:rsidR="006F311B" w:rsidRPr="006F311B" w:rsidRDefault="006F311B" w:rsidP="006F311B">
      <w:pPr>
        <w:rPr>
          <w:rFonts w:ascii="Courier New" w:hAnsi="Courier New" w:cs="Courier New"/>
          <w:bCs/>
        </w:rPr>
      </w:pPr>
      <w:r w:rsidRPr="006F311B">
        <w:rPr>
          <w:rFonts w:ascii="Courier New" w:hAnsi="Courier New" w:cs="Courier New"/>
          <w:bCs/>
        </w:rPr>
        <w:t xml:space="preserve">function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spellStart"/>
      <w:proofErr w:type="gramStart"/>
      <w:r w:rsidRPr="006F311B">
        <w:rPr>
          <w:rFonts w:ascii="Courier New" w:hAnsi="Courier New" w:cs="Courier New"/>
          <w:bCs/>
        </w:rPr>
        <w:t>runSim</w:t>
      </w:r>
      <w:proofErr w:type="spellEnd"/>
      <w:r w:rsidRPr="006F311B">
        <w:rPr>
          <w:rFonts w:ascii="Courier New" w:hAnsi="Courier New" w:cs="Courier New"/>
          <w:bCs/>
        </w:rPr>
        <w:t>(</w:t>
      </w:r>
      <w:proofErr w:type="gramEnd"/>
      <w:r w:rsidRPr="006F311B">
        <w:rPr>
          <w:rFonts w:ascii="Courier New" w:hAnsi="Courier New" w:cs="Courier New"/>
          <w:bCs/>
        </w:rPr>
        <w:t>k0, c0)</w:t>
      </w:r>
    </w:p>
    <w:p w14:paraId="50A8C321" w14:textId="77777777" w:rsidR="006F311B" w:rsidRPr="006F311B" w:rsidRDefault="006F311B" w:rsidP="006F311B">
      <w:pPr>
        <w:rPr>
          <w:rFonts w:ascii="Courier New" w:hAnsi="Courier New" w:cs="Courier New"/>
          <w:bCs/>
        </w:rPr>
      </w:pPr>
      <w:r w:rsidRPr="006F311B">
        <w:rPr>
          <w:rFonts w:ascii="Courier New" w:hAnsi="Courier New" w:cs="Courier New"/>
          <w:bCs/>
        </w:rPr>
        <w:lastRenderedPageBreak/>
        <w:t>% RUNSIM Function simulating the model for different initial values</w:t>
      </w:r>
    </w:p>
    <w:p w14:paraId="75529D81" w14:textId="77777777" w:rsidR="006F311B" w:rsidRPr="006F311B" w:rsidRDefault="006F311B" w:rsidP="006F311B">
      <w:pPr>
        <w:rPr>
          <w:rFonts w:ascii="Courier New" w:hAnsi="Courier New" w:cs="Courier New"/>
          <w:bCs/>
        </w:rPr>
      </w:pPr>
      <w:r w:rsidRPr="006F311B">
        <w:rPr>
          <w:rFonts w:ascii="Courier New" w:hAnsi="Courier New" w:cs="Courier New"/>
          <w:bCs/>
        </w:rPr>
        <w:t>% for per-capita wealth and consumption using the stiff system solver</w:t>
      </w:r>
    </w:p>
    <w:p w14:paraId="7D7159DE" w14:textId="77777777" w:rsidR="006F311B" w:rsidRPr="006F311B" w:rsidRDefault="006F311B" w:rsidP="006F311B">
      <w:pPr>
        <w:rPr>
          <w:rFonts w:ascii="Courier New" w:hAnsi="Courier New" w:cs="Courier New"/>
          <w:bCs/>
        </w:rPr>
      </w:pPr>
      <w:r w:rsidRPr="006F311B">
        <w:rPr>
          <w:rFonts w:ascii="Courier New" w:hAnsi="Courier New" w:cs="Courier New"/>
          <w:bCs/>
        </w:rPr>
        <w:t>% ode15s and a stop time of 45 time units.</w:t>
      </w:r>
    </w:p>
    <w:p w14:paraId="00918B2B" w14:textId="77777777" w:rsidR="006F311B" w:rsidRPr="006F311B" w:rsidRDefault="006F311B" w:rsidP="006F311B">
      <w:pPr>
        <w:rPr>
          <w:rFonts w:ascii="Courier New" w:hAnsi="Courier New" w:cs="Courier New"/>
          <w:bCs/>
        </w:rPr>
      </w:pPr>
    </w:p>
    <w:p w14:paraId="6A94AB4A" w14:textId="77777777" w:rsidR="006F311B" w:rsidRPr="006F311B" w:rsidRDefault="006F311B" w:rsidP="006F311B">
      <w:pPr>
        <w:rPr>
          <w:rFonts w:ascii="Courier New" w:hAnsi="Courier New" w:cs="Courier New"/>
          <w:bCs/>
        </w:rPr>
      </w:pPr>
      <w:r w:rsidRPr="006F311B">
        <w:rPr>
          <w:rFonts w:ascii="Courier New" w:hAnsi="Courier New" w:cs="Courier New"/>
          <w:bCs/>
        </w:rPr>
        <w:t>% Format the initial values for per-capita wealth and consumption as text.</w:t>
      </w:r>
    </w:p>
    <w:p w14:paraId="647C1856" w14:textId="77777777" w:rsidR="006F311B" w:rsidRPr="006F311B" w:rsidRDefault="006F311B" w:rsidP="006F311B">
      <w:pPr>
        <w:rPr>
          <w:rFonts w:ascii="Courier New" w:hAnsi="Courier New" w:cs="Courier New"/>
          <w:bCs/>
        </w:rPr>
      </w:pPr>
      <w:r w:rsidRPr="006F311B">
        <w:rPr>
          <w:rFonts w:ascii="Courier New" w:hAnsi="Courier New" w:cs="Courier New"/>
          <w:bCs/>
        </w:rPr>
        <w:t>k0 = num2str(k0);</w:t>
      </w:r>
    </w:p>
    <w:p w14:paraId="07BE9A79" w14:textId="77777777" w:rsidR="006F311B" w:rsidRPr="006F311B" w:rsidRDefault="006F311B" w:rsidP="006F311B">
      <w:pPr>
        <w:rPr>
          <w:rFonts w:ascii="Courier New" w:hAnsi="Courier New" w:cs="Courier New"/>
          <w:bCs/>
        </w:rPr>
      </w:pPr>
      <w:r w:rsidRPr="006F311B">
        <w:rPr>
          <w:rFonts w:ascii="Courier New" w:hAnsi="Courier New" w:cs="Courier New"/>
          <w:bCs/>
        </w:rPr>
        <w:t>c0 = num2str(c0);</w:t>
      </w:r>
    </w:p>
    <w:p w14:paraId="3638D7C5" w14:textId="77777777" w:rsidR="006F311B" w:rsidRPr="006F311B" w:rsidRDefault="006F311B" w:rsidP="006F311B">
      <w:pPr>
        <w:rPr>
          <w:rFonts w:ascii="Courier New" w:hAnsi="Courier New" w:cs="Courier New"/>
          <w:bCs/>
        </w:rPr>
      </w:pPr>
      <w:proofErr w:type="spellStart"/>
      <w:r w:rsidRPr="006F311B">
        <w:rPr>
          <w:rFonts w:ascii="Courier New" w:hAnsi="Courier New" w:cs="Courier New"/>
          <w:bCs/>
        </w:rPr>
        <w:t>set_</w:t>
      </w:r>
      <w:proofErr w:type="gramStart"/>
      <w:r w:rsidRPr="006F311B">
        <w:rPr>
          <w:rFonts w:ascii="Courier New" w:hAnsi="Courier New" w:cs="Courier New"/>
          <w:bCs/>
        </w:rPr>
        <w:t>param</w:t>
      </w:r>
      <w:proofErr w:type="spellEnd"/>
      <w:r w:rsidRPr="006F311B">
        <w:rPr>
          <w:rFonts w:ascii="Courier New" w:hAnsi="Courier New" w:cs="Courier New"/>
          <w:bCs/>
        </w:rPr>
        <w:t>(</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/capital', '</w:t>
      </w:r>
      <w:proofErr w:type="spellStart"/>
      <w:r w:rsidRPr="006F311B">
        <w:rPr>
          <w:rFonts w:ascii="Courier New" w:hAnsi="Courier New" w:cs="Courier New"/>
          <w:bCs/>
        </w:rPr>
        <w:t>InitialCondition</w:t>
      </w:r>
      <w:proofErr w:type="spellEnd"/>
      <w:r w:rsidRPr="006F311B">
        <w:rPr>
          <w:rFonts w:ascii="Courier New" w:hAnsi="Courier New" w:cs="Courier New"/>
          <w:bCs/>
        </w:rPr>
        <w:t>', k0)</w:t>
      </w:r>
    </w:p>
    <w:p w14:paraId="3DBA62CE" w14:textId="77777777" w:rsidR="006F311B" w:rsidRPr="006F311B" w:rsidRDefault="006F311B" w:rsidP="006F311B">
      <w:pPr>
        <w:rPr>
          <w:rFonts w:ascii="Courier New" w:hAnsi="Courier New" w:cs="Courier New"/>
          <w:bCs/>
        </w:rPr>
      </w:pPr>
      <w:proofErr w:type="spellStart"/>
      <w:r w:rsidRPr="006F311B">
        <w:rPr>
          <w:rFonts w:ascii="Courier New" w:hAnsi="Courier New" w:cs="Courier New"/>
          <w:bCs/>
        </w:rPr>
        <w:t>set_</w:t>
      </w:r>
      <w:proofErr w:type="gramStart"/>
      <w:r w:rsidRPr="006F311B">
        <w:rPr>
          <w:rFonts w:ascii="Courier New" w:hAnsi="Courier New" w:cs="Courier New"/>
          <w:bCs/>
        </w:rPr>
        <w:t>param</w:t>
      </w:r>
      <w:proofErr w:type="spellEnd"/>
      <w:r w:rsidRPr="006F311B">
        <w:rPr>
          <w:rFonts w:ascii="Courier New" w:hAnsi="Courier New" w:cs="Courier New"/>
          <w:bCs/>
        </w:rPr>
        <w:t>(</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/consumption', '</w:t>
      </w:r>
      <w:proofErr w:type="spellStart"/>
      <w:r w:rsidRPr="006F311B">
        <w:rPr>
          <w:rFonts w:ascii="Courier New" w:hAnsi="Courier New" w:cs="Courier New"/>
          <w:bCs/>
        </w:rPr>
        <w:t>InitialCondition</w:t>
      </w:r>
      <w:proofErr w:type="spellEnd"/>
      <w:r w:rsidRPr="006F311B">
        <w:rPr>
          <w:rFonts w:ascii="Courier New" w:hAnsi="Courier New" w:cs="Courier New"/>
          <w:bCs/>
        </w:rPr>
        <w:t>', c0)</w:t>
      </w:r>
    </w:p>
    <w:p w14:paraId="326D4231" w14:textId="77777777" w:rsidR="006F311B" w:rsidRPr="006F311B" w:rsidRDefault="006F311B" w:rsidP="006F311B">
      <w:pPr>
        <w:rPr>
          <w:rFonts w:ascii="Courier New" w:hAnsi="Courier New" w:cs="Courier New"/>
          <w:bCs/>
        </w:rPr>
      </w:pPr>
    </w:p>
    <w:p w14:paraId="249124F9" w14:textId="77777777" w:rsidR="006F311B" w:rsidRPr="006F311B" w:rsidRDefault="006F311B" w:rsidP="006F311B">
      <w:pPr>
        <w:rPr>
          <w:rFonts w:ascii="Courier New" w:hAnsi="Courier New" w:cs="Courier New"/>
          <w:bCs/>
        </w:rPr>
      </w:pPr>
      <w:r w:rsidRPr="006F311B">
        <w:rPr>
          <w:rFonts w:ascii="Courier New" w:hAnsi="Courier New" w:cs="Courier New"/>
          <w:bCs/>
        </w:rPr>
        <w:t xml:space="preserve">% Run the simulation. </w:t>
      </w:r>
    </w:p>
    <w:p w14:paraId="6F442FC2" w14:textId="77777777" w:rsidR="006F311B" w:rsidRPr="006F311B" w:rsidRDefault="006F311B" w:rsidP="006F311B">
      <w:pPr>
        <w:rPr>
          <w:rFonts w:ascii="Courier New" w:hAnsi="Courier New" w:cs="Courier New"/>
          <w:bCs/>
        </w:rPr>
      </w:pPr>
      <w:r w:rsidRPr="006F311B">
        <w:rPr>
          <w:rFonts w:ascii="Courier New" w:hAnsi="Courier New" w:cs="Courier New"/>
          <w:bCs/>
        </w:rPr>
        <w:t>try</w:t>
      </w:r>
    </w:p>
    <w:p w14:paraId="25E9145F" w14:textId="77777777" w:rsidR="006F311B" w:rsidRPr="006F311B" w:rsidRDefault="006F311B" w:rsidP="006F311B">
      <w:pPr>
        <w:rPr>
          <w:rFonts w:ascii="Courier New" w:hAnsi="Courier New" w:cs="Courier New"/>
          <w:bCs/>
        </w:rPr>
      </w:pPr>
      <w:r w:rsidRPr="006F311B">
        <w:rPr>
          <w:rFonts w:ascii="Courier New" w:hAnsi="Courier New" w:cs="Courier New"/>
          <w:bCs/>
        </w:rPr>
        <w:t xml:space="preserve">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gramStart"/>
      <w:r w:rsidRPr="006F311B">
        <w:rPr>
          <w:rFonts w:ascii="Courier New" w:hAnsi="Courier New" w:cs="Courier New"/>
          <w:bCs/>
        </w:rPr>
        <w:t>sim(</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 'Solver', 'ode15s', '</w:t>
      </w:r>
      <w:proofErr w:type="spellStart"/>
      <w:r w:rsidRPr="006F311B">
        <w:rPr>
          <w:rFonts w:ascii="Courier New" w:hAnsi="Courier New" w:cs="Courier New"/>
          <w:bCs/>
        </w:rPr>
        <w:t>StopTime</w:t>
      </w:r>
      <w:proofErr w:type="spellEnd"/>
      <w:r w:rsidRPr="006F311B">
        <w:rPr>
          <w:rFonts w:ascii="Courier New" w:hAnsi="Courier New" w:cs="Courier New"/>
          <w:bCs/>
        </w:rPr>
        <w:t>', '45');</w:t>
      </w:r>
    </w:p>
    <w:p w14:paraId="79BF53C1" w14:textId="77777777" w:rsidR="006F311B" w:rsidRPr="006F311B" w:rsidRDefault="006F311B" w:rsidP="006F311B">
      <w:pPr>
        <w:rPr>
          <w:rFonts w:ascii="Courier New" w:hAnsi="Courier New" w:cs="Courier New"/>
          <w:bCs/>
        </w:rPr>
      </w:pPr>
      <w:r w:rsidRPr="006F311B">
        <w:rPr>
          <w:rFonts w:ascii="Courier New" w:hAnsi="Courier New" w:cs="Courier New"/>
          <w:bCs/>
        </w:rPr>
        <w:t>catch</w:t>
      </w:r>
    </w:p>
    <w:p w14:paraId="3BFD0BC0" w14:textId="77777777" w:rsidR="006F311B" w:rsidRPr="006F311B" w:rsidRDefault="006F311B" w:rsidP="006F311B">
      <w:pPr>
        <w:rPr>
          <w:rFonts w:ascii="Courier New" w:hAnsi="Courier New" w:cs="Courier New"/>
          <w:bCs/>
        </w:rPr>
      </w:pPr>
      <w:r w:rsidRPr="006F311B">
        <w:rPr>
          <w:rFonts w:ascii="Courier New" w:hAnsi="Courier New" w:cs="Courier New"/>
          <w:bCs/>
        </w:rPr>
        <w:t xml:space="preserve">    % If a simulation run fails to converge, assign an empty output.</w:t>
      </w:r>
    </w:p>
    <w:p w14:paraId="75B8894E" w14:textId="77777777" w:rsidR="006F311B" w:rsidRPr="006F311B" w:rsidRDefault="006F311B" w:rsidP="006F311B">
      <w:pPr>
        <w:rPr>
          <w:rFonts w:ascii="Courier New" w:hAnsi="Courier New" w:cs="Courier New"/>
          <w:bCs/>
        </w:rPr>
      </w:pPr>
      <w:r w:rsidRPr="006F311B">
        <w:rPr>
          <w:rFonts w:ascii="Courier New" w:hAnsi="Courier New" w:cs="Courier New"/>
          <w:bCs/>
        </w:rPr>
        <w:t xml:space="preserve">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spellStart"/>
      <w:r w:rsidRPr="006F311B">
        <w:rPr>
          <w:rFonts w:ascii="Courier New" w:hAnsi="Courier New" w:cs="Courier New"/>
          <w:bCs/>
        </w:rPr>
        <w:t>Simulink.SimulationOutput</w:t>
      </w:r>
      <w:proofErr w:type="spellEnd"/>
      <w:r w:rsidRPr="006F311B">
        <w:rPr>
          <w:rFonts w:ascii="Courier New" w:hAnsi="Courier New" w:cs="Courier New"/>
          <w:bCs/>
        </w:rPr>
        <w:t>;</w:t>
      </w:r>
    </w:p>
    <w:p w14:paraId="43787D42" w14:textId="77777777" w:rsidR="006F311B" w:rsidRPr="006F311B" w:rsidRDefault="006F311B" w:rsidP="006F311B">
      <w:pPr>
        <w:rPr>
          <w:rFonts w:ascii="Courier New" w:hAnsi="Courier New" w:cs="Courier New"/>
          <w:bCs/>
        </w:rPr>
      </w:pPr>
      <w:r w:rsidRPr="006F311B">
        <w:rPr>
          <w:rFonts w:ascii="Courier New" w:hAnsi="Courier New" w:cs="Courier New"/>
          <w:bCs/>
        </w:rPr>
        <w:t>end % try</w:t>
      </w:r>
    </w:p>
    <w:p w14:paraId="006A13A3" w14:textId="77777777" w:rsidR="006F311B" w:rsidRPr="006F311B" w:rsidRDefault="006F311B" w:rsidP="006F311B">
      <w:pPr>
        <w:rPr>
          <w:rFonts w:ascii="Courier New" w:hAnsi="Courier New" w:cs="Courier New"/>
          <w:bCs/>
        </w:rPr>
      </w:pPr>
    </w:p>
    <w:p w14:paraId="008012B6" w14:textId="77777777" w:rsidR="001145E4" w:rsidRDefault="006F311B" w:rsidP="006F311B">
      <w:r w:rsidRPr="006F311B">
        <w:rPr>
          <w:rFonts w:ascii="Courier New" w:hAnsi="Courier New" w:cs="Courier New"/>
          <w:bCs/>
        </w:rPr>
        <w:t xml:space="preserve">end % </w:t>
      </w:r>
      <w:proofErr w:type="spellStart"/>
      <w:r w:rsidRPr="006F311B">
        <w:rPr>
          <w:rFonts w:ascii="Courier New" w:hAnsi="Courier New" w:cs="Courier New"/>
          <w:bCs/>
        </w:rPr>
        <w:t>runSim</w:t>
      </w:r>
      <w:proofErr w:type="spellEnd"/>
    </w:p>
    <w:p w14:paraId="4C5A6FF6" w14:textId="0C102EC4" w:rsidR="00583243" w:rsidRDefault="00891EB9" w:rsidP="007A1A2F">
      <w:r>
        <w:t xml:space="preserve">Figure </w:t>
      </w:r>
      <w:r w:rsidR="003B66B7">
        <w:t>10</w:t>
      </w:r>
      <w:r>
        <w:t xml:space="preserve"> shows t</w:t>
      </w:r>
      <w:r w:rsidR="00583243">
        <w:t>he solution trajectories for 10,000 parallel simulations of the model.</w:t>
      </w:r>
    </w:p>
    <w:p w14:paraId="44861D46" w14:textId="77777777" w:rsidR="00583243" w:rsidRDefault="00583243" w:rsidP="007A1A2F">
      <w:r>
        <w:rPr>
          <w:noProof/>
          <w:lang w:eastAsia="en-GB"/>
        </w:rPr>
        <w:lastRenderedPageBreak/>
        <w:drawing>
          <wp:inline distT="0" distB="0" distL="0" distR="0" wp14:anchorId="4A98BFAB" wp14:editId="60FDF1A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Soni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1DDD0B" w14:textId="7673B91A" w:rsidR="00947DEA" w:rsidRPr="00583243" w:rsidRDefault="00583243" w:rsidP="007A1A2F">
      <w:r>
        <w:t xml:space="preserve">Figure </w:t>
      </w:r>
      <w:r w:rsidR="003B66B7">
        <w:t>10.</w:t>
      </w:r>
      <w:r>
        <w:t xml:space="preserve"> Solution paths of the RCK model starting from different initial conditions.</w:t>
      </w:r>
    </w:p>
    <w:p w14:paraId="5CB5EE4C" w14:textId="77777777" w:rsidR="00583243" w:rsidRDefault="00583243" w:rsidP="00947DEA">
      <w:pPr>
        <w:rPr>
          <w:b/>
        </w:rPr>
      </w:pPr>
    </w:p>
    <w:p w14:paraId="4A83CAC0" w14:textId="77777777" w:rsidR="008720BC" w:rsidRDefault="00AF0D1F" w:rsidP="00947DEA">
      <w:pPr>
        <w:rPr>
          <w:b/>
        </w:rPr>
      </w:pPr>
      <w:r>
        <w:rPr>
          <w:b/>
        </w:rPr>
        <w:t>Summary</w:t>
      </w:r>
    </w:p>
    <w:p w14:paraId="3D060C3B" w14:textId="0638B41F" w:rsidR="00897DAF" w:rsidRPr="00977206" w:rsidRDefault="00867DB6" w:rsidP="00897DAF">
      <w:r w:rsidRPr="00867DB6">
        <w:t xml:space="preserve">In this article we </w:t>
      </w:r>
      <w:r w:rsidR="00897DAF">
        <w:t xml:space="preserve">demonstrated that </w:t>
      </w:r>
      <w:r w:rsidRPr="00867DB6">
        <w:t>a system of coupled ODEs</w:t>
      </w:r>
      <w:r w:rsidR="00897DAF">
        <w:t xml:space="preserve"> can be simulated</w:t>
      </w:r>
      <w:r w:rsidRPr="00867DB6">
        <w:t xml:space="preserve"> using </w:t>
      </w:r>
      <w:r w:rsidR="00A41A28">
        <w:t xml:space="preserve">either </w:t>
      </w:r>
      <w:r w:rsidRPr="00867DB6">
        <w:t xml:space="preserve">MATLAB </w:t>
      </w:r>
      <w:r w:rsidR="00A41A28">
        <w:t>or</w:t>
      </w:r>
      <w:r w:rsidR="00A41A28" w:rsidRPr="00867DB6">
        <w:t xml:space="preserve"> </w:t>
      </w:r>
      <w:r w:rsidRPr="00867DB6">
        <w:t>Simulink</w:t>
      </w:r>
      <w:r w:rsidR="00891EB9">
        <w:t>, and that each approach brings benefits</w:t>
      </w:r>
      <w:r w:rsidR="00897DAF">
        <w:t>.</w:t>
      </w:r>
    </w:p>
    <w:p w14:paraId="2C0FFD2A" w14:textId="0E09534A" w:rsidR="001310EE" w:rsidRDefault="001310EE" w:rsidP="001310EE">
      <w:pPr>
        <w:rPr>
          <w:rFonts w:cs="Courier New"/>
        </w:rPr>
      </w:pPr>
      <w:r>
        <w:t xml:space="preserve">Using MATLAB, we transformed the equations to the form required by </w:t>
      </w:r>
      <w:r w:rsidRPr="001310EE">
        <w:rPr>
          <w:rFonts w:ascii="Courier New" w:hAnsi="Courier New" w:cs="Courier New"/>
        </w:rPr>
        <w:t>ode45</w:t>
      </w:r>
      <w:r w:rsidRPr="001310EE">
        <w:rPr>
          <w:rFonts w:cs="Courier New"/>
        </w:rPr>
        <w:t xml:space="preserve"> and made use of function handles.</w:t>
      </w:r>
      <w:r>
        <w:rPr>
          <w:rFonts w:cs="Courier New"/>
        </w:rPr>
        <w:t xml:space="preserve"> </w:t>
      </w:r>
      <w:r w:rsidR="00935871">
        <w:rPr>
          <w:rFonts w:cs="Courier New"/>
        </w:rPr>
        <w:t>U</w:t>
      </w:r>
      <w:r>
        <w:rPr>
          <w:rFonts w:cs="Courier New"/>
        </w:rPr>
        <w:t xml:space="preserve">sing the </w:t>
      </w:r>
      <w:r w:rsidRPr="00A700FD">
        <w:rPr>
          <w:rFonts w:cs="Courier New"/>
        </w:rPr>
        <w:t>Integrator</w:t>
      </w:r>
      <w:r>
        <w:rPr>
          <w:rFonts w:cs="Courier New"/>
        </w:rPr>
        <w:t xml:space="preserve"> block in Simulink, we </w:t>
      </w:r>
      <w:r w:rsidR="00FA2A98">
        <w:rPr>
          <w:rFonts w:cs="Courier New"/>
        </w:rPr>
        <w:t>implemented</w:t>
      </w:r>
      <w:r>
        <w:rPr>
          <w:rFonts w:cs="Courier New"/>
        </w:rPr>
        <w:t xml:space="preserve"> the differential equations </w:t>
      </w:r>
      <w:r w:rsidR="00A700FD">
        <w:rPr>
          <w:rFonts w:cs="Courier New"/>
        </w:rPr>
        <w:t>in their native form</w:t>
      </w:r>
      <w:r>
        <w:rPr>
          <w:rFonts w:cs="Courier New"/>
        </w:rPr>
        <w:t>.</w:t>
      </w:r>
      <w:r w:rsidR="00FA2A98">
        <w:rPr>
          <w:rFonts w:cs="Courier New"/>
        </w:rPr>
        <w:t xml:space="preserve"> </w:t>
      </w:r>
    </w:p>
    <w:p w14:paraId="7C7003E7" w14:textId="4CE005E2" w:rsidR="009A6EB3" w:rsidRDefault="00891EB9" w:rsidP="001310EE">
      <w:pPr>
        <w:rPr>
          <w:rFonts w:cs="Courier New"/>
        </w:rPr>
      </w:pPr>
      <w:r>
        <w:t>Both MATL</w:t>
      </w:r>
      <w:r w:rsidR="001C75D9">
        <w:t>AB and Simulink enable</w:t>
      </w:r>
      <w:r>
        <w:t xml:space="preserve"> us to compute derivatives automatically. In MATLAB, we </w:t>
      </w:r>
      <w:r w:rsidR="00A41A28">
        <w:t xml:space="preserve">would use the </w:t>
      </w:r>
      <w:r w:rsidR="00A700FD" w:rsidRPr="00A700FD">
        <w:rPr>
          <w:rFonts w:ascii="Courier New" w:hAnsi="Courier New" w:cs="Courier New"/>
        </w:rPr>
        <w:t>gradient</w:t>
      </w:r>
      <w:r w:rsidR="00A700FD">
        <w:t xml:space="preserve"> function</w:t>
      </w:r>
      <w:r w:rsidR="00A41A28">
        <w:t xml:space="preserve"> in Symbolic M</w:t>
      </w:r>
      <w:r>
        <w:t>ath</w:t>
      </w:r>
      <w:r w:rsidR="001C75D9">
        <w:t xml:space="preserve"> </w:t>
      </w:r>
      <w:r>
        <w:t xml:space="preserve">Toolbox. In </w:t>
      </w:r>
      <w:r w:rsidR="009A6EB3" w:rsidRPr="00780793">
        <w:t xml:space="preserve">Simulink, </w:t>
      </w:r>
      <w:r>
        <w:t xml:space="preserve">we </w:t>
      </w:r>
      <w:r w:rsidR="001C75D9">
        <w:t>use</w:t>
      </w:r>
      <w:r w:rsidR="009A6EB3" w:rsidRPr="00780793">
        <w:t xml:space="preserve"> the </w:t>
      </w:r>
      <w:r w:rsidR="009A6EB3" w:rsidRPr="00A700FD">
        <w:rPr>
          <w:rFonts w:cs="Courier New"/>
        </w:rPr>
        <w:t>Derivative</w:t>
      </w:r>
      <w:r w:rsidR="009A6EB3" w:rsidRPr="00780793">
        <w:t xml:space="preserve"> block and </w:t>
      </w:r>
      <w:r w:rsidR="00780793" w:rsidRPr="00780793">
        <w:t>the solver</w:t>
      </w:r>
      <w:r w:rsidR="00780793">
        <w:t xml:space="preserve"> Jacobian configuration setting of </w:t>
      </w:r>
      <w:r w:rsidR="00780793" w:rsidRPr="00780793">
        <w:rPr>
          <w:rFonts w:ascii="Courier New" w:hAnsi="Courier New" w:cs="Courier New"/>
        </w:rPr>
        <w:t>ode15s</w:t>
      </w:r>
      <w:r w:rsidR="00780793">
        <w:t xml:space="preserve">. </w:t>
      </w:r>
    </w:p>
    <w:p w14:paraId="7052B857" w14:textId="3BC9C78B" w:rsidR="00780793" w:rsidRDefault="00780793" w:rsidP="00867DB6">
      <w:pPr>
        <w:rPr>
          <w:color w:val="FF0000"/>
        </w:rPr>
      </w:pPr>
      <w:r w:rsidRPr="00977206">
        <w:t>Simulink simplif</w:t>
      </w:r>
      <w:r w:rsidR="00891EB9">
        <w:t>ies</w:t>
      </w:r>
      <w:r w:rsidRPr="00977206">
        <w:t xml:space="preserve"> the </w:t>
      </w:r>
      <w:proofErr w:type="spellStart"/>
      <w:r w:rsidRPr="00977206">
        <w:t>modeling</w:t>
      </w:r>
      <w:proofErr w:type="spellEnd"/>
      <w:r w:rsidRPr="00977206">
        <w:t xml:space="preserve"> of a large or complex system of ODEs. </w:t>
      </w:r>
      <w:r w:rsidR="00891EB9">
        <w:t>S</w:t>
      </w:r>
      <w:r w:rsidRPr="00977206">
        <w:t xml:space="preserve">ubsystems </w:t>
      </w:r>
      <w:r w:rsidR="00977206" w:rsidRPr="00977206">
        <w:t>help us to organize our model by grouping functionally-related blocks</w:t>
      </w:r>
      <m:oMath>
        <m:r>
          <w:rPr>
            <w:rFonts w:ascii="Cambria Math" w:hAnsi="Cambria Math"/>
          </w:rPr>
          <m:t>.</m:t>
        </m:r>
      </m:oMath>
      <w:r w:rsidR="00977206" w:rsidRPr="00977206">
        <w:rPr>
          <w:rFonts w:eastAsiaTheme="minorEastAsia"/>
        </w:rPr>
        <w:t xml:space="preserve"> The Simulink model window provides an intuitive visual layout of the model.</w:t>
      </w:r>
    </w:p>
    <w:p w14:paraId="3076D286" w14:textId="542E1F6C" w:rsidR="00977206" w:rsidRDefault="00891EB9" w:rsidP="00867DB6">
      <w:r>
        <w:t>Both approaches enable paralleliz</w:t>
      </w:r>
      <w:r w:rsidR="00A700FD">
        <w:t>ation</w:t>
      </w:r>
      <w:r>
        <w:t xml:space="preserve">. </w:t>
      </w:r>
      <w:r w:rsidR="00977206" w:rsidRPr="00977206">
        <w:t xml:space="preserve">In both </w:t>
      </w:r>
      <w:r w:rsidR="00005B56">
        <w:t>MATLAB and Simulink</w:t>
      </w:r>
      <w:r w:rsidR="00005B56" w:rsidRPr="00977206">
        <w:t xml:space="preserve"> </w:t>
      </w:r>
      <w:r w:rsidR="00977206" w:rsidRPr="00977206">
        <w:t xml:space="preserve">we use the </w:t>
      </w:r>
      <w:proofErr w:type="spellStart"/>
      <w:r w:rsidR="00977206" w:rsidRPr="00977206">
        <w:rPr>
          <w:rFonts w:ascii="Courier New" w:hAnsi="Courier New" w:cs="Courier New"/>
        </w:rPr>
        <w:t>parfor</w:t>
      </w:r>
      <w:proofErr w:type="spellEnd"/>
      <w:r w:rsidR="00977206" w:rsidRPr="00977206">
        <w:t xml:space="preserve"> construct</w:t>
      </w:r>
      <w:r w:rsidR="00005B56">
        <w:t>. I</w:t>
      </w:r>
      <w:r w:rsidR="00977206" w:rsidRPr="00977206">
        <w:t>n Simulink we use</w:t>
      </w:r>
      <w:r w:rsidR="00A41A28">
        <w:t>d</w:t>
      </w:r>
      <w:r w:rsidR="00977206" w:rsidRPr="00977206">
        <w:t xml:space="preserve"> the </w:t>
      </w:r>
      <w:r w:rsidR="00977206" w:rsidRPr="00977206">
        <w:rPr>
          <w:rFonts w:ascii="Courier New" w:hAnsi="Courier New" w:cs="Courier New"/>
        </w:rPr>
        <w:t>sim</w:t>
      </w:r>
      <w:r w:rsidR="00977206">
        <w:t xml:space="preserve"> command to simulate the model </w:t>
      </w:r>
      <w:commentRangeStart w:id="22"/>
      <w:commentRangeStart w:id="23"/>
      <w:r w:rsidR="00977206">
        <w:t>programmatically</w:t>
      </w:r>
      <w:commentRangeEnd w:id="22"/>
      <w:r w:rsidR="00005B56">
        <w:rPr>
          <w:rStyle w:val="CommentReference"/>
        </w:rPr>
        <w:commentReference w:id="22"/>
      </w:r>
      <w:commentRangeEnd w:id="23"/>
      <w:r w:rsidR="00B5465B">
        <w:rPr>
          <w:rStyle w:val="CommentReference"/>
        </w:rPr>
        <w:commentReference w:id="23"/>
      </w:r>
      <w:r w:rsidR="00977206">
        <w:t>.</w:t>
      </w:r>
    </w:p>
    <w:p w14:paraId="4ABDA29F" w14:textId="2ED11B63" w:rsidR="00E16F82" w:rsidRDefault="00B5465B" w:rsidP="00726ED1">
      <w:r>
        <w:t xml:space="preserve">Both MATLAB and Simulink provide an integrated </w:t>
      </w:r>
      <w:proofErr w:type="spellStart"/>
      <w:r>
        <w:t>modeling</w:t>
      </w:r>
      <w:proofErr w:type="spellEnd"/>
      <w:r>
        <w:t xml:space="preserve"> environment for solving and visualizing systems of ODEs.</w:t>
      </w:r>
    </w:p>
    <w:p w14:paraId="27146E06" w14:textId="55CD937A" w:rsidR="00B5465B" w:rsidRDefault="00B5465B" w:rsidP="00726ED1"/>
    <w:p w14:paraId="4A9F8B1B" w14:textId="77777777" w:rsidR="00B5465B" w:rsidRDefault="00B5465B" w:rsidP="00726ED1">
      <w:pPr>
        <w:rPr>
          <w:b/>
        </w:rPr>
      </w:pPr>
    </w:p>
    <w:p w14:paraId="0F864DB2" w14:textId="77777777" w:rsidR="00A700FD" w:rsidRDefault="00A700FD" w:rsidP="00A700FD">
      <w:pPr>
        <w:spacing w:after="0"/>
        <w:rPr>
          <w:b/>
        </w:rPr>
      </w:pPr>
    </w:p>
    <w:p w14:paraId="1BEE401D" w14:textId="77777777" w:rsidR="00A700FD" w:rsidRDefault="00A700FD" w:rsidP="00A700FD">
      <w:pPr>
        <w:spacing w:after="0"/>
        <w:rPr>
          <w:b/>
        </w:rPr>
      </w:pPr>
    </w:p>
    <w:p w14:paraId="0D2E4B8E" w14:textId="77777777" w:rsidR="00A700FD" w:rsidRDefault="00A700FD" w:rsidP="00A700FD">
      <w:pPr>
        <w:spacing w:after="0"/>
        <w:rPr>
          <w:b/>
        </w:rPr>
      </w:pPr>
    </w:p>
    <w:p w14:paraId="68148C18" w14:textId="1E1E584D" w:rsidR="00D856EC" w:rsidRDefault="00D856EC" w:rsidP="00A700FD">
      <w:pPr>
        <w:spacing w:after="0"/>
        <w:rPr>
          <w:b/>
        </w:rPr>
      </w:pPr>
      <w:r>
        <w:rPr>
          <w:b/>
        </w:rPr>
        <w:lastRenderedPageBreak/>
        <w:t>Products Used</w:t>
      </w:r>
    </w:p>
    <w:p w14:paraId="7F8370E9" w14:textId="77777777" w:rsidR="00A700FD" w:rsidRDefault="00A700FD" w:rsidP="00A700FD">
      <w:pPr>
        <w:spacing w:after="0"/>
      </w:pPr>
    </w:p>
    <w:p w14:paraId="774F68DB" w14:textId="4415484C" w:rsidR="00D856EC" w:rsidRPr="00D856EC" w:rsidRDefault="00D856EC" w:rsidP="00A700FD">
      <w:pPr>
        <w:spacing w:after="0"/>
      </w:pPr>
      <w:r w:rsidRPr="00D856EC">
        <w:t>MATLAB</w:t>
      </w:r>
    </w:p>
    <w:p w14:paraId="3C76883A" w14:textId="77777777" w:rsidR="00D856EC" w:rsidRPr="00D856EC" w:rsidRDefault="00D856EC" w:rsidP="00A700FD">
      <w:pPr>
        <w:spacing w:after="0"/>
      </w:pPr>
      <w:r w:rsidRPr="00D856EC">
        <w:t>Simulink</w:t>
      </w:r>
    </w:p>
    <w:p w14:paraId="2A54FDDA" w14:textId="77777777" w:rsidR="00D856EC" w:rsidRPr="00D856EC" w:rsidRDefault="00D856EC" w:rsidP="00A700FD">
      <w:pPr>
        <w:spacing w:after="0"/>
      </w:pPr>
      <w:r w:rsidRPr="00D856EC">
        <w:t>Parallel Computing Toolbox</w:t>
      </w:r>
    </w:p>
    <w:p w14:paraId="199B5370" w14:textId="77777777" w:rsidR="00D856EC" w:rsidRDefault="00D856EC" w:rsidP="00726ED1">
      <w:pPr>
        <w:rPr>
          <w:b/>
        </w:rPr>
      </w:pPr>
    </w:p>
    <w:p w14:paraId="76DCAED9" w14:textId="77777777" w:rsidR="00B372B6" w:rsidRDefault="00726ED1" w:rsidP="00726ED1">
      <w:pPr>
        <w:rPr>
          <w:b/>
        </w:rPr>
      </w:pPr>
      <w:r w:rsidRPr="00726ED1">
        <w:rPr>
          <w:b/>
        </w:rPr>
        <w:t>References</w:t>
      </w:r>
    </w:p>
    <w:p w14:paraId="1D1441AE" w14:textId="77777777" w:rsidR="008614C3" w:rsidRDefault="008614C3" w:rsidP="008614C3">
      <w:pPr>
        <w:pStyle w:val="ListParagraph"/>
        <w:numPr>
          <w:ilvl w:val="0"/>
          <w:numId w:val="4"/>
        </w:numPr>
      </w:pPr>
      <w:r>
        <w:t>David Kendrick, Applications of Control Theory to Macroeconomics (1976)</w:t>
      </w:r>
    </w:p>
    <w:p w14:paraId="13F0EF2D" w14:textId="026DFE23" w:rsidR="008614C3" w:rsidRDefault="008614C3" w:rsidP="008614C3">
      <w:pPr>
        <w:pStyle w:val="ListParagraph"/>
      </w:pPr>
      <w:r>
        <w:t>(</w:t>
      </w:r>
      <w:hyperlink r:id="rId30" w:history="1">
        <w:r w:rsidRPr="008C347F">
          <w:rPr>
            <w:rStyle w:val="Hyperlink"/>
            <w:rFonts w:asciiTheme="minorHAnsi" w:hAnsiTheme="minorHAnsi" w:cstheme="minorBidi"/>
          </w:rPr>
          <w:t>http://www.nber.org/ch</w:t>
        </w:r>
        <w:r w:rsidRPr="008C347F">
          <w:rPr>
            <w:rStyle w:val="Hyperlink"/>
            <w:rFonts w:asciiTheme="minorHAnsi" w:hAnsiTheme="minorHAnsi" w:cstheme="minorBidi"/>
          </w:rPr>
          <w:t>a</w:t>
        </w:r>
        <w:r w:rsidRPr="008C347F">
          <w:rPr>
            <w:rStyle w:val="Hyperlink"/>
            <w:rFonts w:asciiTheme="minorHAnsi" w:hAnsiTheme="minorHAnsi" w:cstheme="minorBidi"/>
          </w:rPr>
          <w:t>pters/c10438.pdf</w:t>
        </w:r>
      </w:hyperlink>
      <w:r>
        <w:t>)</w:t>
      </w:r>
    </w:p>
    <w:p w14:paraId="0B2CBFC2" w14:textId="1B61D9E5" w:rsidR="00A35A9B" w:rsidRDefault="00726ED1" w:rsidP="00726ED1">
      <w:pPr>
        <w:pStyle w:val="ListParagraph"/>
        <w:numPr>
          <w:ilvl w:val="0"/>
          <w:numId w:val="4"/>
        </w:numPr>
      </w:pPr>
      <w:r>
        <w:t xml:space="preserve">C. </w:t>
      </w:r>
      <w:proofErr w:type="spellStart"/>
      <w:r>
        <w:t>Groth</w:t>
      </w:r>
      <w:proofErr w:type="spellEnd"/>
      <w:r>
        <w:t>, Lecture notes in macroeconomics, 2011</w:t>
      </w:r>
    </w:p>
    <w:p w14:paraId="4EC531F1" w14:textId="77777777" w:rsidR="00726ED1" w:rsidRDefault="00726ED1" w:rsidP="00A35A9B">
      <w:pPr>
        <w:pStyle w:val="ListParagraph"/>
      </w:pPr>
      <w:r>
        <w:t>(</w:t>
      </w:r>
      <w:hyperlink r:id="rId31" w:history="1">
        <w:r w:rsidRPr="00C23D2D">
          <w:rPr>
            <w:rStyle w:val="Hyperlink"/>
            <w:rFonts w:asciiTheme="minorHAnsi" w:hAnsiTheme="minorHAnsi" w:cstheme="minorBidi"/>
          </w:rPr>
          <w:t>http://www.econ.ku.dk/okocg/MAT-OEK/Mak%C3%98k2/Mak%C3%98k2-2011/Lectures%20and%20lecture%20notes/Ch10-2011-1.pdf</w:t>
        </w:r>
      </w:hyperlink>
      <w:r>
        <w:t>)</w:t>
      </w:r>
    </w:p>
    <w:p w14:paraId="7E19DACA" w14:textId="77777777" w:rsidR="00B76883" w:rsidRDefault="00B76883" w:rsidP="00B76883">
      <w:pPr>
        <w:pStyle w:val="ListParagraph"/>
        <w:numPr>
          <w:ilvl w:val="0"/>
          <w:numId w:val="4"/>
        </w:numPr>
      </w:pPr>
      <w:r>
        <w:t>Christopher D. Carroll, The Ramsey/Cass-Koopmans (RCK) Model, November 2011 (</w:t>
      </w:r>
      <w:hyperlink r:id="rId32" w:history="1">
        <w:r w:rsidRPr="00C23D2D">
          <w:rPr>
            <w:rStyle w:val="Hyperlink"/>
            <w:rFonts w:asciiTheme="minorHAnsi" w:hAnsiTheme="minorHAnsi" w:cstheme="minorBidi"/>
          </w:rPr>
          <w:t>http://www.econ2.jhu.edu/people/ccarroll/public/lecturenotes/Growth/RamseyCassKoopmans.pdf</w:t>
        </w:r>
      </w:hyperlink>
      <w:r>
        <w:t>)</w:t>
      </w:r>
    </w:p>
    <w:p w14:paraId="40EB7B55" w14:textId="77777777" w:rsidR="00B372B6" w:rsidRDefault="00A35A9B" w:rsidP="00A5771B">
      <w:pPr>
        <w:pStyle w:val="ListParagraph"/>
        <w:numPr>
          <w:ilvl w:val="0"/>
          <w:numId w:val="4"/>
        </w:numPr>
      </w:pPr>
      <w:r w:rsidRPr="00A35A9B">
        <w:t xml:space="preserve">Pierre-Olivier </w:t>
      </w:r>
      <w:proofErr w:type="spellStart"/>
      <w:r w:rsidRPr="00A35A9B">
        <w:t>Gourinchas</w:t>
      </w:r>
      <w:proofErr w:type="spellEnd"/>
      <w:r>
        <w:t>, The Ramsey-Cass-Koopmans Model, 2014 (</w:t>
      </w:r>
      <w:hyperlink r:id="rId33" w:history="1">
        <w:r w:rsidRPr="00C23D2D">
          <w:rPr>
            <w:rStyle w:val="Hyperlink"/>
            <w:rFonts w:asciiTheme="minorHAnsi" w:hAnsiTheme="minorHAnsi" w:cstheme="minorBidi"/>
          </w:rPr>
          <w:t>http://eml.berkeley.edu/~webfac/gourinchas/e202a_f14/Notes_Ramsey_Cass_Koopmans_pog.pdf</w:t>
        </w:r>
      </w:hyperlink>
      <w:r>
        <w:t>)</w:t>
      </w:r>
    </w:p>
    <w:p w14:paraId="02B0DB16" w14:textId="55D18C72" w:rsidR="00BA3580" w:rsidRDefault="00BA3580" w:rsidP="00C378B0">
      <w:pPr>
        <w:pStyle w:val="ListParagraph"/>
      </w:pPr>
    </w:p>
    <w:p w14:paraId="6305C6C2" w14:textId="44B4E398" w:rsidR="00BA3580" w:rsidRPr="00A700FD" w:rsidRDefault="00BA3580" w:rsidP="00B5465B">
      <w:pPr>
        <w:pStyle w:val="ListParagraph"/>
        <w:ind w:left="0"/>
        <w:rPr>
          <w:b/>
        </w:rPr>
      </w:pPr>
      <w:r w:rsidRPr="00A700FD">
        <w:rPr>
          <w:b/>
        </w:rPr>
        <w:t>Learn More</w:t>
      </w:r>
    </w:p>
    <w:p w14:paraId="6BB9BB8F" w14:textId="77777777" w:rsidR="00C378B0" w:rsidRDefault="00C378B0" w:rsidP="00C378B0">
      <w:pPr>
        <w:pStyle w:val="ListParagraph"/>
      </w:pPr>
    </w:p>
    <w:p w14:paraId="2E1A7DED" w14:textId="77777777" w:rsidR="00FE618B" w:rsidRDefault="00FE618B" w:rsidP="00FE618B">
      <w:pPr>
        <w:pStyle w:val="ListParagraph"/>
        <w:numPr>
          <w:ilvl w:val="0"/>
          <w:numId w:val="8"/>
        </w:numPr>
      </w:pPr>
      <w:commentRangeStart w:id="24"/>
      <w:r>
        <w:t xml:space="preserve">Cleve </w:t>
      </w:r>
      <w:proofErr w:type="spellStart"/>
      <w:r>
        <w:t>Moler</w:t>
      </w:r>
      <w:proofErr w:type="spellEnd"/>
      <w:r>
        <w:t>, Stiff Differential Equations (</w:t>
      </w:r>
      <w:hyperlink r:id="rId34" w:history="1">
        <w:r w:rsidRPr="00C23D2D">
          <w:rPr>
            <w:rStyle w:val="Hyperlink"/>
            <w:rFonts w:asciiTheme="minorHAnsi" w:hAnsiTheme="minorHAnsi" w:cstheme="minorBidi"/>
          </w:rPr>
          <w:t>http://www.mathworks.com/company/newsletters/articles/stiff-differential-equations.html</w:t>
        </w:r>
      </w:hyperlink>
      <w:r>
        <w:t>)</w:t>
      </w:r>
    </w:p>
    <w:p w14:paraId="495DB375" w14:textId="77777777" w:rsidR="00FE618B" w:rsidRDefault="00FE618B" w:rsidP="00FE618B">
      <w:pPr>
        <w:pStyle w:val="ListParagraph"/>
        <w:numPr>
          <w:ilvl w:val="0"/>
          <w:numId w:val="8"/>
        </w:numPr>
      </w:pPr>
      <w:r>
        <w:t>Guy Rouleau, Tips for simulating models in parallel (</w:t>
      </w:r>
      <w:hyperlink r:id="rId35" w:history="1">
        <w:r w:rsidRPr="00B531CB">
          <w:rPr>
            <w:rStyle w:val="Hyperlink"/>
            <w:rFonts w:asciiTheme="minorHAnsi" w:hAnsiTheme="minorHAnsi" w:cstheme="minorBidi"/>
          </w:rPr>
          <w:t>http://blogs.mathworks.com/simulink/2016/05/05/tips-for-simulating-models-in-parallel/</w:t>
        </w:r>
      </w:hyperlink>
      <w:r>
        <w:t>)</w:t>
      </w:r>
      <w:commentRangeEnd w:id="24"/>
      <w:r>
        <w:rPr>
          <w:rStyle w:val="CommentReference"/>
        </w:rPr>
        <w:commentReference w:id="24"/>
      </w:r>
    </w:p>
    <w:p w14:paraId="4F5D6099" w14:textId="77777777" w:rsidR="001B571E" w:rsidRDefault="001B571E" w:rsidP="001B571E">
      <w:pPr>
        <w:pStyle w:val="ListParagraph"/>
      </w:pPr>
    </w:p>
    <w:p w14:paraId="4C4FACF7" w14:textId="77777777" w:rsidR="001B571E" w:rsidRDefault="001B571E" w:rsidP="001B571E">
      <w:pPr>
        <w:pStyle w:val="ListParagraph"/>
      </w:pPr>
    </w:p>
    <w:p w14:paraId="27AB6257" w14:textId="77777777" w:rsidR="002F3FD2" w:rsidRDefault="002F3FD2" w:rsidP="002F3FD2">
      <w:pPr>
        <w:pStyle w:val="ListParagraph"/>
      </w:pPr>
    </w:p>
    <w:sectPr w:rsidR="002F3FD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osemary Oxenford" w:date="2016-08-26T10:36:00Z" w:initials="RO">
    <w:p w14:paraId="52AD5EB0" w14:textId="246B8C30" w:rsidR="00653EAE" w:rsidRDefault="00653EAE">
      <w:pPr>
        <w:pStyle w:val="CommentText"/>
      </w:pPr>
      <w:r>
        <w:rPr>
          <w:rStyle w:val="CommentReference"/>
        </w:rPr>
        <w:annotationRef/>
      </w:r>
      <w:r>
        <w:rPr>
          <w:noProof/>
        </w:rPr>
        <w:t>would it be useful to give a few examples of such systems here?</w:t>
      </w:r>
    </w:p>
  </w:comment>
  <w:comment w:id="1" w:author="Ken Deeley" w:date="2016-09-30T12:52:00Z" w:initials="KD">
    <w:p w14:paraId="75AB3E91" w14:textId="3C6C7B1A" w:rsidR="00653EAE" w:rsidRDefault="00653EAE">
      <w:pPr>
        <w:pStyle w:val="CommentText"/>
      </w:pPr>
      <w:r>
        <w:rPr>
          <w:rStyle w:val="CommentReference"/>
        </w:rPr>
        <w:annotationRef/>
      </w:r>
      <w:r>
        <w:t>Added a couple of examples.</w:t>
      </w:r>
    </w:p>
  </w:comment>
  <w:comment w:id="2" w:author="Rosemary Oxenford" w:date="2016-08-26T10:37:00Z" w:initials="RO">
    <w:p w14:paraId="7C38B671" w14:textId="42C7D55C" w:rsidR="00653EAE" w:rsidRDefault="00653EAE">
      <w:pPr>
        <w:pStyle w:val="CommentText"/>
      </w:pPr>
      <w:r>
        <w:rPr>
          <w:rStyle w:val="CommentReference"/>
        </w:rPr>
        <w:annotationRef/>
      </w:r>
      <w:r>
        <w:rPr>
          <w:noProof/>
        </w:rPr>
        <w:t>what makes this challenging and/or what are the requirements for solving them?</w:t>
      </w:r>
    </w:p>
  </w:comment>
  <w:comment w:id="3" w:author="Ken Deeley" w:date="2016-09-30T12:55:00Z" w:initials="KD">
    <w:p w14:paraId="30EDA7DF" w14:textId="4391AEF1" w:rsidR="00653EAE" w:rsidRDefault="00653EAE">
      <w:pPr>
        <w:pStyle w:val="CommentText"/>
      </w:pPr>
      <w:r>
        <w:rPr>
          <w:rStyle w:val="CommentReference"/>
        </w:rPr>
        <w:annotationRef/>
      </w:r>
      <w:r>
        <w:t>Rephrased slightly.</w:t>
      </w:r>
    </w:p>
  </w:comment>
  <w:comment w:id="5" w:author="Rosemary Oxenford" w:date="2016-08-26T09:16:00Z" w:initials="RO">
    <w:p w14:paraId="547563DA" w14:textId="3D2A217E" w:rsidR="00653EAE" w:rsidRDefault="00653EAE">
      <w:pPr>
        <w:pStyle w:val="CommentText"/>
      </w:pPr>
      <w:r>
        <w:rPr>
          <w:rStyle w:val="CommentReference"/>
        </w:rPr>
        <w:annotationRef/>
      </w:r>
      <w:r>
        <w:t xml:space="preserve">I’d like to replace this with a brief description of how Simulink supports financial </w:t>
      </w:r>
      <w:proofErr w:type="spellStart"/>
      <w:r>
        <w:t>modeling</w:t>
      </w:r>
      <w:proofErr w:type="spellEnd"/>
    </w:p>
  </w:comment>
  <w:comment w:id="6" w:author="Ken Deeley" w:date="2016-09-30T13:22:00Z" w:initials="KD">
    <w:p w14:paraId="50BB4334" w14:textId="433AE87D" w:rsidR="00653EAE" w:rsidRDefault="00653EAE">
      <w:pPr>
        <w:pStyle w:val="CommentText"/>
      </w:pPr>
      <w:r>
        <w:rPr>
          <w:rStyle w:val="CommentReference"/>
        </w:rPr>
        <w:annotationRef/>
      </w:r>
      <w:r>
        <w:t xml:space="preserve">Reworded the paragraph to emphasise how Simulink supports financial </w:t>
      </w:r>
      <w:proofErr w:type="spellStart"/>
      <w:r>
        <w:t>modeling</w:t>
      </w:r>
      <w:proofErr w:type="spellEnd"/>
      <w:r>
        <w:t>.</w:t>
      </w:r>
    </w:p>
  </w:comment>
  <w:comment w:id="7" w:author="Rosemary Oxenford" w:date="2016-08-26T10:43:00Z" w:initials="RO">
    <w:p w14:paraId="5A46EDF0" w14:textId="6E22F3B1" w:rsidR="00653EAE" w:rsidRDefault="00653EAE">
      <w:pPr>
        <w:pStyle w:val="CommentText"/>
      </w:pPr>
      <w:r>
        <w:rPr>
          <w:rStyle w:val="CommentReference"/>
        </w:rPr>
        <w:annotationRef/>
      </w:r>
      <w:r>
        <w:rPr>
          <w:noProof/>
        </w:rPr>
        <w:t>the systems or the ODEs?</w:t>
      </w:r>
    </w:p>
  </w:comment>
  <w:comment w:id="8" w:author="Ken Deeley" w:date="2016-09-30T13:28:00Z" w:initials="KD">
    <w:p w14:paraId="4C07B3CA" w14:textId="7ACCB222" w:rsidR="00653EAE" w:rsidRDefault="00653EAE">
      <w:pPr>
        <w:pStyle w:val="CommentText"/>
      </w:pPr>
      <w:r>
        <w:rPr>
          <w:rStyle w:val="CommentReference"/>
        </w:rPr>
        <w:annotationRef/>
      </w:r>
      <w:r>
        <w:t>The systems. Changed the wording.</w:t>
      </w:r>
    </w:p>
  </w:comment>
  <w:comment w:id="10" w:author="Rosemary Oxenford" w:date="2016-08-26T10:44:00Z" w:initials="RO">
    <w:p w14:paraId="2049DB27" w14:textId="4C693D2F" w:rsidR="00653EAE" w:rsidRDefault="00653EAE">
      <w:pPr>
        <w:pStyle w:val="CommentText"/>
      </w:pPr>
      <w:r>
        <w:rPr>
          <w:rStyle w:val="CommentReference"/>
        </w:rPr>
        <w:annotationRef/>
      </w:r>
      <w:r>
        <w:rPr>
          <w:noProof/>
        </w:rPr>
        <w:t>where?</w:t>
      </w:r>
    </w:p>
  </w:comment>
  <w:comment w:id="11" w:author="Ken Deeley" w:date="2016-09-30T13:28:00Z" w:initials="KD">
    <w:p w14:paraId="0A2010F4" w14:textId="7C54A4BB" w:rsidR="00653EAE" w:rsidRDefault="00653EAE">
      <w:pPr>
        <w:pStyle w:val="CommentText"/>
      </w:pPr>
      <w:r>
        <w:rPr>
          <w:rStyle w:val="CommentReference"/>
        </w:rPr>
        <w:annotationRef/>
      </w:r>
      <w:r>
        <w:t>Within the system of equations.</w:t>
      </w:r>
    </w:p>
  </w:comment>
  <w:comment w:id="12" w:author="Rosemary Oxenford" w:date="2016-08-26T10:45:00Z" w:initials="RO">
    <w:p w14:paraId="6DB487DE" w14:textId="49857761" w:rsidR="00653EAE" w:rsidRDefault="00653EAE">
      <w:pPr>
        <w:pStyle w:val="CommentText"/>
      </w:pPr>
      <w:r>
        <w:rPr>
          <w:rStyle w:val="CommentReference"/>
        </w:rPr>
        <w:annotationRef/>
      </w:r>
      <w:r>
        <w:rPr>
          <w:noProof/>
        </w:rPr>
        <w:t>this function handle?</w:t>
      </w:r>
    </w:p>
  </w:comment>
  <w:comment w:id="13" w:author="Ken Deeley" w:date="2016-09-30T13:31:00Z" w:initials="KD">
    <w:p w14:paraId="797B99F7" w14:textId="1798E8EF" w:rsidR="00653EAE" w:rsidRDefault="00653EAE">
      <w:pPr>
        <w:pStyle w:val="CommentText"/>
      </w:pPr>
      <w:r>
        <w:rPr>
          <w:rStyle w:val="CommentReference"/>
        </w:rPr>
        <w:annotationRef/>
      </w:r>
      <w:r>
        <w:t>Usually we would just say “function” since the function handle is a reference to the underlying function.</w:t>
      </w:r>
    </w:p>
  </w:comment>
  <w:comment w:id="14" w:author="Rosemary Oxenford" w:date="2016-08-26T09:26:00Z" w:initials="RO">
    <w:p w14:paraId="368472AB" w14:textId="77777777" w:rsidR="00653EAE" w:rsidRDefault="00653EAE">
      <w:pPr>
        <w:pStyle w:val="CommentText"/>
      </w:pPr>
      <w:r>
        <w:rPr>
          <w:rStyle w:val="CommentReference"/>
        </w:rPr>
        <w:annotationRef/>
      </w:r>
      <w:r>
        <w:t>Use of simple present tense leaves me unsure of the sequence of steps here</w:t>
      </w:r>
    </w:p>
  </w:comment>
  <w:comment w:id="15" w:author="Ken Deeley" w:date="2016-09-30T13:35:00Z" w:initials="KD">
    <w:p w14:paraId="0336EDBE" w14:textId="4D7107BF" w:rsidR="008D7F37" w:rsidRDefault="008D7F37">
      <w:pPr>
        <w:pStyle w:val="CommentText"/>
      </w:pPr>
      <w:r>
        <w:rPr>
          <w:rStyle w:val="CommentReference"/>
        </w:rPr>
        <w:annotationRef/>
      </w:r>
      <w:r>
        <w:t>Changed this sentence to be clearer.</w:t>
      </w:r>
    </w:p>
  </w:comment>
  <w:comment w:id="16" w:author="Rosemary Oxenford" w:date="2016-08-26T10:47:00Z" w:initials="RO">
    <w:p w14:paraId="790FC4BD" w14:textId="6CFB7FE4" w:rsidR="00653EAE" w:rsidRDefault="00653EAE">
      <w:pPr>
        <w:pStyle w:val="CommentText"/>
      </w:pPr>
      <w:r>
        <w:rPr>
          <w:rStyle w:val="CommentReference"/>
        </w:rPr>
        <w:annotationRef/>
      </w:r>
      <w:r>
        <w:rPr>
          <w:noProof/>
        </w:rPr>
        <w:t>why do we want to do this?what will it show us?</w:t>
      </w:r>
    </w:p>
  </w:comment>
  <w:comment w:id="17" w:author="Ken Deeley" w:date="2016-09-30T13:39:00Z" w:initials="KD">
    <w:p w14:paraId="166CDD00" w14:textId="03FE2648" w:rsidR="008D7F37" w:rsidRDefault="008D7F37">
      <w:pPr>
        <w:pStyle w:val="CommentText"/>
      </w:pPr>
      <w:r>
        <w:rPr>
          <w:rStyle w:val="CommentReference"/>
        </w:rPr>
        <w:annotationRef/>
      </w:r>
      <w:r>
        <w:t>Modified the sentence.</w:t>
      </w:r>
    </w:p>
  </w:comment>
  <w:comment w:id="18" w:author="Rosemary Oxenford" w:date="2016-08-26T09:36:00Z" w:initials="RO">
    <w:p w14:paraId="122FE71C" w14:textId="0128C978" w:rsidR="00653EAE" w:rsidRDefault="00653EAE">
      <w:pPr>
        <w:pStyle w:val="CommentText"/>
      </w:pPr>
      <w:r>
        <w:rPr>
          <w:rStyle w:val="CommentReference"/>
        </w:rPr>
        <w:annotationRef/>
      </w:r>
      <w:r>
        <w:t xml:space="preserve">Can you add a sentence here describing what will be different about this approach? Something along the lines </w:t>
      </w:r>
      <w:proofErr w:type="gramStart"/>
      <w:r>
        <w:t>of ”Using</w:t>
      </w:r>
      <w:proofErr w:type="gramEnd"/>
      <w:r>
        <w:t xml:space="preserve"> MATLAB we did x. We’ll now use Simulink to do y.”</w:t>
      </w:r>
    </w:p>
  </w:comment>
  <w:comment w:id="22" w:author="Rosemary Oxenford" w:date="2016-08-26T10:03:00Z" w:initials="RO">
    <w:p w14:paraId="5D861461" w14:textId="52D8E676" w:rsidR="00653EAE" w:rsidRDefault="00653EAE">
      <w:pPr>
        <w:pStyle w:val="CommentText"/>
      </w:pPr>
      <w:r>
        <w:rPr>
          <w:rStyle w:val="CommentReference"/>
        </w:rPr>
        <w:annotationRef/>
      </w:r>
      <w:r>
        <w:t>To round things off, could you add a brief paragraph here about when to use each approach, or how to decide which one to apply?</w:t>
      </w:r>
    </w:p>
  </w:comment>
  <w:comment w:id="23" w:author="Ken Deeley" w:date="2016-09-30T15:33:00Z" w:initials="KD">
    <w:p w14:paraId="25E732E9" w14:textId="48B48A1C" w:rsidR="00B5465B" w:rsidRDefault="00B5465B">
      <w:pPr>
        <w:pStyle w:val="CommentText"/>
      </w:pPr>
      <w:r>
        <w:rPr>
          <w:rStyle w:val="CommentReference"/>
        </w:rPr>
        <w:annotationRef/>
      </w:r>
      <w:r>
        <w:t>We really want the reader to make their own conclusions here. Both approaches are equally valid but we would like more financial users to consider using Simulink.</w:t>
      </w:r>
    </w:p>
  </w:comment>
  <w:comment w:id="24" w:author="Rosemary Oxenford" w:date="2016-08-26T10:16:00Z" w:initials="RO">
    <w:p w14:paraId="2ABA587C" w14:textId="77777777" w:rsidR="00FE618B" w:rsidRDefault="00FE618B" w:rsidP="00FE618B">
      <w:pPr>
        <w:pStyle w:val="CommentText"/>
      </w:pPr>
      <w:r>
        <w:rPr>
          <w:rStyle w:val="CommentReference"/>
        </w:rPr>
        <w:annotationRef/>
      </w:r>
      <w:r>
        <w:t>Suggest moving these to the Learn More section, which links to related resources on mathworks.com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AD5EB0" w15:done="1"/>
  <w15:commentEx w15:paraId="75AB3E91" w15:paraIdParent="52AD5EB0" w15:done="1"/>
  <w15:commentEx w15:paraId="7C38B671" w15:done="1"/>
  <w15:commentEx w15:paraId="30EDA7DF" w15:paraIdParent="7C38B671" w15:done="1"/>
  <w15:commentEx w15:paraId="547563DA" w15:done="1"/>
  <w15:commentEx w15:paraId="50BB4334" w15:paraIdParent="547563DA" w15:done="1"/>
  <w15:commentEx w15:paraId="5A46EDF0" w15:done="1"/>
  <w15:commentEx w15:paraId="4C07B3CA" w15:paraIdParent="5A46EDF0" w15:done="1"/>
  <w15:commentEx w15:paraId="2049DB27" w15:done="1"/>
  <w15:commentEx w15:paraId="0A2010F4" w15:paraIdParent="2049DB27" w15:done="1"/>
  <w15:commentEx w15:paraId="6DB487DE" w15:done="1"/>
  <w15:commentEx w15:paraId="797B99F7" w15:paraIdParent="6DB487DE" w15:done="1"/>
  <w15:commentEx w15:paraId="368472AB" w15:done="1"/>
  <w15:commentEx w15:paraId="0336EDBE" w15:paraIdParent="368472AB" w15:done="1"/>
  <w15:commentEx w15:paraId="790FC4BD" w15:done="1"/>
  <w15:commentEx w15:paraId="166CDD00" w15:paraIdParent="790FC4BD" w15:done="1"/>
  <w15:commentEx w15:paraId="122FE71C" w15:done="1"/>
  <w15:commentEx w15:paraId="5D861461" w15:done="0"/>
  <w15:commentEx w15:paraId="25E732E9" w15:paraIdParent="5D861461" w15:done="0"/>
  <w15:commentEx w15:paraId="2ABA587C"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B7B16"/>
    <w:multiLevelType w:val="hybridMultilevel"/>
    <w:tmpl w:val="BAE0B9DA"/>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9B3CE7"/>
    <w:multiLevelType w:val="hybridMultilevel"/>
    <w:tmpl w:val="2F0EA1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025E7C"/>
    <w:multiLevelType w:val="hybridMultilevel"/>
    <w:tmpl w:val="EFFC1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6215A3"/>
    <w:multiLevelType w:val="hybridMultilevel"/>
    <w:tmpl w:val="8AC648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467F4413"/>
    <w:multiLevelType w:val="hybridMultilevel"/>
    <w:tmpl w:val="95567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924688"/>
    <w:multiLevelType w:val="hybridMultilevel"/>
    <w:tmpl w:val="4BDEE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4B4C18"/>
    <w:multiLevelType w:val="hybridMultilevel"/>
    <w:tmpl w:val="0F14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F45E55"/>
    <w:multiLevelType w:val="hybridMultilevel"/>
    <w:tmpl w:val="4BDEE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7"/>
  </w:num>
  <w:num w:numId="5">
    <w:abstractNumId w:val="2"/>
  </w:num>
  <w:num w:numId="6">
    <w:abstractNumId w:val="4"/>
  </w:num>
  <w:num w:numId="7">
    <w:abstractNumId w:val="0"/>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semary Oxenford">
    <w15:presenceInfo w15:providerId="AD" w15:userId="S-1-5-21-436374069-220523388-1801674531-2860"/>
  </w15:person>
  <w15:person w15:author="Ken Deeley">
    <w15:presenceInfo w15:providerId="AD" w15:userId="S-1-5-21-436374069-220523388-1801674531-790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272"/>
    <w:rsid w:val="00005A51"/>
    <w:rsid w:val="00005B56"/>
    <w:rsid w:val="00020681"/>
    <w:rsid w:val="0004086F"/>
    <w:rsid w:val="00045158"/>
    <w:rsid w:val="00053034"/>
    <w:rsid w:val="00056A21"/>
    <w:rsid w:val="000C0DD2"/>
    <w:rsid w:val="000D7B2E"/>
    <w:rsid w:val="000F22AA"/>
    <w:rsid w:val="00105D2B"/>
    <w:rsid w:val="001145E4"/>
    <w:rsid w:val="00125289"/>
    <w:rsid w:val="001310EE"/>
    <w:rsid w:val="001310FA"/>
    <w:rsid w:val="00134607"/>
    <w:rsid w:val="001729E6"/>
    <w:rsid w:val="00175F74"/>
    <w:rsid w:val="00176806"/>
    <w:rsid w:val="0019261D"/>
    <w:rsid w:val="001A564B"/>
    <w:rsid w:val="001B0A5A"/>
    <w:rsid w:val="001B571E"/>
    <w:rsid w:val="001C4AA3"/>
    <w:rsid w:val="001C75D9"/>
    <w:rsid w:val="001D5761"/>
    <w:rsid w:val="002106BB"/>
    <w:rsid w:val="00213198"/>
    <w:rsid w:val="0024192C"/>
    <w:rsid w:val="0024290B"/>
    <w:rsid w:val="00261099"/>
    <w:rsid w:val="00262372"/>
    <w:rsid w:val="0026310C"/>
    <w:rsid w:val="00285D83"/>
    <w:rsid w:val="00297AD5"/>
    <w:rsid w:val="002C690D"/>
    <w:rsid w:val="002D15D7"/>
    <w:rsid w:val="002F3FD2"/>
    <w:rsid w:val="002F71E6"/>
    <w:rsid w:val="002F7E28"/>
    <w:rsid w:val="003007FF"/>
    <w:rsid w:val="00306E72"/>
    <w:rsid w:val="003077D5"/>
    <w:rsid w:val="00396CD1"/>
    <w:rsid w:val="003B66B7"/>
    <w:rsid w:val="003C4B5F"/>
    <w:rsid w:val="003D36C5"/>
    <w:rsid w:val="003D5A3D"/>
    <w:rsid w:val="003F19F1"/>
    <w:rsid w:val="003F28BE"/>
    <w:rsid w:val="00423C54"/>
    <w:rsid w:val="004273F4"/>
    <w:rsid w:val="00441272"/>
    <w:rsid w:val="0044470B"/>
    <w:rsid w:val="00471422"/>
    <w:rsid w:val="00483C0A"/>
    <w:rsid w:val="004A70ED"/>
    <w:rsid w:val="004B19A9"/>
    <w:rsid w:val="004D2452"/>
    <w:rsid w:val="004E31F3"/>
    <w:rsid w:val="004F1341"/>
    <w:rsid w:val="005269C7"/>
    <w:rsid w:val="00534A8F"/>
    <w:rsid w:val="00583243"/>
    <w:rsid w:val="005A29C5"/>
    <w:rsid w:val="005A6DDC"/>
    <w:rsid w:val="005B6010"/>
    <w:rsid w:val="005C1208"/>
    <w:rsid w:val="005C3640"/>
    <w:rsid w:val="005D77AA"/>
    <w:rsid w:val="005E019A"/>
    <w:rsid w:val="00653EAE"/>
    <w:rsid w:val="006910CE"/>
    <w:rsid w:val="006B31D2"/>
    <w:rsid w:val="006D6FC1"/>
    <w:rsid w:val="006E0DF5"/>
    <w:rsid w:val="006F311B"/>
    <w:rsid w:val="00726ED1"/>
    <w:rsid w:val="007376DD"/>
    <w:rsid w:val="00753064"/>
    <w:rsid w:val="00770A90"/>
    <w:rsid w:val="00780793"/>
    <w:rsid w:val="007A1A2F"/>
    <w:rsid w:val="007A32B1"/>
    <w:rsid w:val="007C5269"/>
    <w:rsid w:val="00804AC9"/>
    <w:rsid w:val="008252A2"/>
    <w:rsid w:val="00825948"/>
    <w:rsid w:val="00832827"/>
    <w:rsid w:val="00837245"/>
    <w:rsid w:val="00842089"/>
    <w:rsid w:val="008614C3"/>
    <w:rsid w:val="00867DB6"/>
    <w:rsid w:val="0087146C"/>
    <w:rsid w:val="008720BC"/>
    <w:rsid w:val="00883D03"/>
    <w:rsid w:val="00891EB9"/>
    <w:rsid w:val="00897DAF"/>
    <w:rsid w:val="008A630C"/>
    <w:rsid w:val="008D660C"/>
    <w:rsid w:val="008D7F37"/>
    <w:rsid w:val="009218F0"/>
    <w:rsid w:val="00934E8A"/>
    <w:rsid w:val="00935871"/>
    <w:rsid w:val="00947DEA"/>
    <w:rsid w:val="00977206"/>
    <w:rsid w:val="0098571D"/>
    <w:rsid w:val="00990813"/>
    <w:rsid w:val="0099224B"/>
    <w:rsid w:val="00992946"/>
    <w:rsid w:val="00995D78"/>
    <w:rsid w:val="009A6EB3"/>
    <w:rsid w:val="009C2EB5"/>
    <w:rsid w:val="009C62B8"/>
    <w:rsid w:val="009D4220"/>
    <w:rsid w:val="009D73A0"/>
    <w:rsid w:val="009E0819"/>
    <w:rsid w:val="009F3FA2"/>
    <w:rsid w:val="00A04CAE"/>
    <w:rsid w:val="00A257DA"/>
    <w:rsid w:val="00A35A9B"/>
    <w:rsid w:val="00A41A28"/>
    <w:rsid w:val="00A5771B"/>
    <w:rsid w:val="00A700FD"/>
    <w:rsid w:val="00A75968"/>
    <w:rsid w:val="00A87997"/>
    <w:rsid w:val="00A97105"/>
    <w:rsid w:val="00AD439B"/>
    <w:rsid w:val="00AF0D1F"/>
    <w:rsid w:val="00B11FC2"/>
    <w:rsid w:val="00B32544"/>
    <w:rsid w:val="00B372B6"/>
    <w:rsid w:val="00B40CB7"/>
    <w:rsid w:val="00B5465B"/>
    <w:rsid w:val="00B559A8"/>
    <w:rsid w:val="00B618D4"/>
    <w:rsid w:val="00B71908"/>
    <w:rsid w:val="00B73A3D"/>
    <w:rsid w:val="00B76883"/>
    <w:rsid w:val="00B95801"/>
    <w:rsid w:val="00BA3580"/>
    <w:rsid w:val="00BC05B3"/>
    <w:rsid w:val="00BD0BE5"/>
    <w:rsid w:val="00BE192F"/>
    <w:rsid w:val="00BE3B13"/>
    <w:rsid w:val="00BE6243"/>
    <w:rsid w:val="00BF4D7D"/>
    <w:rsid w:val="00BF5868"/>
    <w:rsid w:val="00C013FB"/>
    <w:rsid w:val="00C05D6D"/>
    <w:rsid w:val="00C1095E"/>
    <w:rsid w:val="00C31F83"/>
    <w:rsid w:val="00C378B0"/>
    <w:rsid w:val="00C636F0"/>
    <w:rsid w:val="00C72B61"/>
    <w:rsid w:val="00C76BBC"/>
    <w:rsid w:val="00CA2C9C"/>
    <w:rsid w:val="00CB164C"/>
    <w:rsid w:val="00CF2713"/>
    <w:rsid w:val="00D15576"/>
    <w:rsid w:val="00D22C95"/>
    <w:rsid w:val="00D35435"/>
    <w:rsid w:val="00D36D48"/>
    <w:rsid w:val="00D37451"/>
    <w:rsid w:val="00D42391"/>
    <w:rsid w:val="00D42689"/>
    <w:rsid w:val="00D444F4"/>
    <w:rsid w:val="00D856EC"/>
    <w:rsid w:val="00D90DED"/>
    <w:rsid w:val="00D90EF0"/>
    <w:rsid w:val="00DA2C8B"/>
    <w:rsid w:val="00DB6820"/>
    <w:rsid w:val="00DE7EFB"/>
    <w:rsid w:val="00DF2FBB"/>
    <w:rsid w:val="00DF5BD4"/>
    <w:rsid w:val="00E16F82"/>
    <w:rsid w:val="00E26BE6"/>
    <w:rsid w:val="00E54362"/>
    <w:rsid w:val="00E628B2"/>
    <w:rsid w:val="00E86A39"/>
    <w:rsid w:val="00EA23F3"/>
    <w:rsid w:val="00EA41C7"/>
    <w:rsid w:val="00EA5362"/>
    <w:rsid w:val="00EB692A"/>
    <w:rsid w:val="00EC516C"/>
    <w:rsid w:val="00EC7C4B"/>
    <w:rsid w:val="00ED2D16"/>
    <w:rsid w:val="00F11522"/>
    <w:rsid w:val="00F156EB"/>
    <w:rsid w:val="00F32477"/>
    <w:rsid w:val="00F35868"/>
    <w:rsid w:val="00F51893"/>
    <w:rsid w:val="00F67EB6"/>
    <w:rsid w:val="00FA2A98"/>
    <w:rsid w:val="00FB707B"/>
    <w:rsid w:val="00FE618B"/>
    <w:rsid w:val="00FF0546"/>
    <w:rsid w:val="00FF0C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ECFDF"/>
  <w15:chartTrackingRefBased/>
  <w15:docId w15:val="{56C56C4E-0863-4E4F-ABBA-52EB3F45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4F4"/>
    <w:pPr>
      <w:ind w:left="720"/>
      <w:contextualSpacing/>
    </w:pPr>
  </w:style>
  <w:style w:type="character" w:styleId="Hyperlink">
    <w:name w:val="Hyperlink"/>
    <w:basedOn w:val="DefaultParagraphFont"/>
    <w:uiPriority w:val="99"/>
    <w:unhideWhenUsed/>
    <w:rsid w:val="001D5761"/>
    <w:rPr>
      <w:rFonts w:ascii="Times New Roman" w:hAnsi="Times New Roman" w:cs="Times New Roman" w:hint="default"/>
      <w:color w:val="0563C1"/>
      <w:u w:val="single"/>
    </w:rPr>
  </w:style>
  <w:style w:type="character" w:styleId="PlaceholderText">
    <w:name w:val="Placeholder Text"/>
    <w:basedOn w:val="DefaultParagraphFont"/>
    <w:uiPriority w:val="99"/>
    <w:semiHidden/>
    <w:rsid w:val="006910CE"/>
    <w:rPr>
      <w:color w:val="808080"/>
    </w:rPr>
  </w:style>
  <w:style w:type="character" w:styleId="FollowedHyperlink">
    <w:name w:val="FollowedHyperlink"/>
    <w:basedOn w:val="DefaultParagraphFont"/>
    <w:uiPriority w:val="99"/>
    <w:semiHidden/>
    <w:unhideWhenUsed/>
    <w:rsid w:val="00B76883"/>
    <w:rPr>
      <w:color w:val="954F72" w:themeColor="followedHyperlink"/>
      <w:u w:val="single"/>
    </w:rPr>
  </w:style>
  <w:style w:type="table" w:styleId="TableGrid">
    <w:name w:val="Table Grid"/>
    <w:basedOn w:val="TableNormal"/>
    <w:uiPriority w:val="39"/>
    <w:rsid w:val="00D36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97105"/>
    <w:rPr>
      <w:sz w:val="16"/>
      <w:szCs w:val="16"/>
    </w:rPr>
  </w:style>
  <w:style w:type="paragraph" w:styleId="CommentText">
    <w:name w:val="annotation text"/>
    <w:basedOn w:val="Normal"/>
    <w:link w:val="CommentTextChar"/>
    <w:uiPriority w:val="99"/>
    <w:semiHidden/>
    <w:unhideWhenUsed/>
    <w:rsid w:val="00A97105"/>
    <w:pPr>
      <w:spacing w:line="240" w:lineRule="auto"/>
    </w:pPr>
    <w:rPr>
      <w:sz w:val="20"/>
      <w:szCs w:val="20"/>
    </w:rPr>
  </w:style>
  <w:style w:type="character" w:customStyle="1" w:styleId="CommentTextChar">
    <w:name w:val="Comment Text Char"/>
    <w:basedOn w:val="DefaultParagraphFont"/>
    <w:link w:val="CommentText"/>
    <w:uiPriority w:val="99"/>
    <w:semiHidden/>
    <w:rsid w:val="00A97105"/>
    <w:rPr>
      <w:sz w:val="20"/>
      <w:szCs w:val="20"/>
    </w:rPr>
  </w:style>
  <w:style w:type="paragraph" w:styleId="CommentSubject">
    <w:name w:val="annotation subject"/>
    <w:basedOn w:val="CommentText"/>
    <w:next w:val="CommentText"/>
    <w:link w:val="CommentSubjectChar"/>
    <w:uiPriority w:val="99"/>
    <w:semiHidden/>
    <w:unhideWhenUsed/>
    <w:rsid w:val="00A97105"/>
    <w:rPr>
      <w:b/>
      <w:bCs/>
    </w:rPr>
  </w:style>
  <w:style w:type="character" w:customStyle="1" w:styleId="CommentSubjectChar">
    <w:name w:val="Comment Subject Char"/>
    <w:basedOn w:val="CommentTextChar"/>
    <w:link w:val="CommentSubject"/>
    <w:uiPriority w:val="99"/>
    <w:semiHidden/>
    <w:rsid w:val="00A97105"/>
    <w:rPr>
      <w:b/>
      <w:bCs/>
      <w:sz w:val="20"/>
      <w:szCs w:val="20"/>
    </w:rPr>
  </w:style>
  <w:style w:type="paragraph" w:styleId="BalloonText">
    <w:name w:val="Balloon Text"/>
    <w:basedOn w:val="Normal"/>
    <w:link w:val="BalloonTextChar"/>
    <w:uiPriority w:val="99"/>
    <w:semiHidden/>
    <w:unhideWhenUsed/>
    <w:rsid w:val="00A971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105"/>
    <w:rPr>
      <w:rFonts w:ascii="Segoe UI" w:hAnsi="Segoe UI" w:cs="Segoe UI"/>
      <w:sz w:val="18"/>
      <w:szCs w:val="18"/>
    </w:rPr>
  </w:style>
  <w:style w:type="paragraph" w:styleId="Revision">
    <w:name w:val="Revision"/>
    <w:hidden/>
    <w:uiPriority w:val="99"/>
    <w:semiHidden/>
    <w:rsid w:val="00056A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067552">
      <w:bodyDiv w:val="1"/>
      <w:marLeft w:val="0"/>
      <w:marRight w:val="0"/>
      <w:marTop w:val="0"/>
      <w:marBottom w:val="0"/>
      <w:divBdr>
        <w:top w:val="none" w:sz="0" w:space="0" w:color="auto"/>
        <w:left w:val="none" w:sz="0" w:space="0" w:color="auto"/>
        <w:bottom w:val="none" w:sz="0" w:space="0" w:color="auto"/>
        <w:right w:val="none" w:sz="0" w:space="0" w:color="auto"/>
      </w:divBdr>
    </w:div>
    <w:div w:id="1887721623">
      <w:bodyDiv w:val="1"/>
      <w:marLeft w:val="0"/>
      <w:marRight w:val="0"/>
      <w:marTop w:val="0"/>
      <w:marBottom w:val="0"/>
      <w:divBdr>
        <w:top w:val="none" w:sz="0" w:space="0" w:color="auto"/>
        <w:left w:val="none" w:sz="0" w:space="0" w:color="auto"/>
        <w:bottom w:val="none" w:sz="0" w:space="0" w:color="auto"/>
        <w:right w:val="none" w:sz="0" w:space="0" w:color="auto"/>
      </w:divBdr>
      <w:divsChild>
        <w:div w:id="775558749">
          <w:marLeft w:val="45"/>
          <w:marRight w:val="45"/>
          <w:marTop w:val="0"/>
          <w:marBottom w:val="0"/>
          <w:divBdr>
            <w:top w:val="none" w:sz="0" w:space="0" w:color="auto"/>
            <w:left w:val="none" w:sz="0" w:space="0" w:color="auto"/>
            <w:bottom w:val="none" w:sz="0" w:space="0" w:color="auto"/>
            <w:right w:val="none" w:sz="0" w:space="0" w:color="auto"/>
          </w:divBdr>
          <w:divsChild>
            <w:div w:id="18106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www.mathworks.com/company/newsletters/articles/stiff-differential-equations.html"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ml.berkeley.edu/~webfac/gourinchas/e202a_f14/Notes_Ramsey_Cass_Koopmans_pog.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www.econ2.jhu.edu/people/ccarroll/public/lecturenotes/Growth/RamseyCassKoopmans.pdf" TargetMode="External"/><Relationship Id="rId37"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hyperlink" Target="http://www.econ.ku.dk/okocg/MAT-OEK/Mak%C3%98k2/Mak%C3%98k2-2011/Lectures%20and%20lecture%20notes/Ch10-2011-1.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nber.org/chapters/c10438.pdf" TargetMode="External"/><Relationship Id="rId35" Type="http://schemas.openxmlformats.org/officeDocument/2006/relationships/hyperlink" Target="http://blogs.mathworks.com/simulink/2016/05/05/tips-for-simulating-models-in-parall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SharedContentType xmlns="Microsoft.SharePoint.Taxonomy.ContentTypeSync" SourceId="e7c50fe4-4c86-4d33-a0d3-ad29cfb7378a" ContentTypeId="0x0101" PreviousValue="false"/>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_dlc_DocId xmlns="5c85acdc-a394-4ae0-8c72-fb4a95b3d573">FV3TYEPWNNQC-110-9375</_dlc_DocId>
    <_dlc_DocIdUrl xmlns="5c85acdc-a394-4ae0-8c72-fb4a95b3d573">
      <Url>https://sharepoint.mathworks.com/marketing/marcomm/newsletters/article_development/_layouts/15/DocIdRedir.aspx?ID=FV3TYEPWNNQC-110-9375</Url>
      <Description>FV3TYEPWNNQC-110-9375</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CE2ED060C596B48B1DA412D8DF3CCCB" ma:contentTypeVersion="15" ma:contentTypeDescription="Create a new document." ma:contentTypeScope="" ma:versionID="dbd47d704407629be0fb3ab844f8de64">
  <xsd:schema xmlns:xsd="http://www.w3.org/2001/XMLSchema" xmlns:xs="http://www.w3.org/2001/XMLSchema" xmlns:p="http://schemas.microsoft.com/office/2006/metadata/properties" xmlns:ns2="5c85acdc-a394-4ae0-8c72-fb4a95b3d573" xmlns:ns3="http://schemas.microsoft.com/sharepoint/v4" xmlns:ns4="c3fbe8aa-eaf8-4384-b42f-c8b0cde69b61" targetNamespace="http://schemas.microsoft.com/office/2006/metadata/properties" ma:root="true" ma:fieldsID="45f21ebaf6a21157ba5dc9bc521d120e" ns2:_="" ns3:_="" ns4:_="">
    <xsd:import namespace="5c85acdc-a394-4ae0-8c72-fb4a95b3d573"/>
    <xsd:import namespace="http://schemas.microsoft.com/sharepoint/v4"/>
    <xsd:import namespace="c3fbe8aa-eaf8-4384-b42f-c8b0cde69b61"/>
    <xsd:element name="properties">
      <xsd:complexType>
        <xsd:sequence>
          <xsd:element name="documentManagement">
            <xsd:complexType>
              <xsd:all>
                <xsd:element ref="ns2:_dlc_DocId" minOccurs="0"/>
                <xsd:element ref="ns2:_dlc_DocIdUrl" minOccurs="0"/>
                <xsd:element ref="ns2:_dlc_DocIdPersistId" minOccurs="0"/>
                <xsd:element ref="ns3:IconOverlay"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85acdc-a394-4ae0-8c72-fb4a95b3d5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fbe8aa-eaf8-4384-b42f-c8b0cde69b61"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4889BA-A751-4BB7-9E80-4694753D6C80}">
  <ds:schemaRefs>
    <ds:schemaRef ds:uri="http://schemas.microsoft.com/sharepoint/events"/>
  </ds:schemaRefs>
</ds:datastoreItem>
</file>

<file path=customXml/itemProps2.xml><?xml version="1.0" encoding="utf-8"?>
<ds:datastoreItem xmlns:ds="http://schemas.openxmlformats.org/officeDocument/2006/customXml" ds:itemID="{6EB81F2D-A5B0-4173-BE4E-94F36308EBA6}">
  <ds:schemaRefs>
    <ds:schemaRef ds:uri="Microsoft.SharePoint.Taxonomy.ContentTypeSync"/>
  </ds:schemaRefs>
</ds:datastoreItem>
</file>

<file path=customXml/itemProps3.xml><?xml version="1.0" encoding="utf-8"?>
<ds:datastoreItem xmlns:ds="http://schemas.openxmlformats.org/officeDocument/2006/customXml" ds:itemID="{BB838F8E-07B3-4A26-A816-146ABDD37EEE}">
  <ds:schemaRefs>
    <ds:schemaRef ds:uri="http://schemas.microsoft.com/office/2006/metadata/properties"/>
    <ds:schemaRef ds:uri="http://schemas.microsoft.com/office/infopath/2007/PartnerControls"/>
    <ds:schemaRef ds:uri="http://schemas.microsoft.com/sharepoint/v4"/>
    <ds:schemaRef ds:uri="5c85acdc-a394-4ae0-8c72-fb4a95b3d573"/>
  </ds:schemaRefs>
</ds:datastoreItem>
</file>

<file path=customXml/itemProps4.xml><?xml version="1.0" encoding="utf-8"?>
<ds:datastoreItem xmlns:ds="http://schemas.openxmlformats.org/officeDocument/2006/customXml" ds:itemID="{7B441D21-058B-4C2F-A59C-E891C0664D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85acdc-a394-4ae0-8c72-fb4a95b3d573"/>
    <ds:schemaRef ds:uri="http://schemas.microsoft.com/sharepoint/v4"/>
    <ds:schemaRef ds:uri="c3fbe8aa-eaf8-4384-b42f-c8b0cde69b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3CA1D7C-63A8-47BC-BD9A-842C3DB292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13</Pages>
  <Words>2486</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MathWorks Inc.</Company>
  <LinksUpToDate>false</LinksUpToDate>
  <CharactersWithSpaces>16624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Deeley</dc:creator>
  <cp:keywords/>
  <dc:description/>
  <cp:lastModifiedBy>Ken Deeley</cp:lastModifiedBy>
  <cp:revision>11</cp:revision>
  <dcterms:created xsi:type="dcterms:W3CDTF">2016-09-30T09:15:00Z</dcterms:created>
  <dcterms:modified xsi:type="dcterms:W3CDTF">2016-09-30T14:42:00Z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0x0101006CE2ED060C596B48B1DA412D8DF3CCCB</vt:lpwstr>
  </property>
  <property fmtid="{D5CDD505-2E9C-101B-9397-08002B2CF9AE}" pid="3" name="_dlc_DocIdItemGuid">
    <vt:lpwstr>d9809862-8411-4402-8263-e2ea964f42ab</vt:lpwstr>
  </property>
</Properties>
</file>